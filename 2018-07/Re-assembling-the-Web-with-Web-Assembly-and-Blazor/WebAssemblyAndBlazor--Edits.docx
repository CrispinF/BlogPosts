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7C1E0" w14:textId="77777777" w:rsidR="00116847" w:rsidRDefault="00116847" w:rsidP="00116847">
      <w:pPr>
        <w:pStyle w:val="Heading1"/>
      </w:pPr>
      <w:bookmarkStart w:id="0" w:name="re-assembling-the-web-with-web-assembly-"/>
      <w:bookmarkEnd w:id="0"/>
      <w:r>
        <w:t xml:space="preserve">Re-assembling the Web with Web Assembly and </w:t>
      </w:r>
      <w:proofErr w:type="spellStart"/>
      <w:r>
        <w:t>Blazor</w:t>
      </w:r>
      <w:proofErr w:type="spellEnd"/>
    </w:p>
    <w:p w14:paraId="06355AE3" w14:textId="5719264A" w:rsidR="00116847" w:rsidRDefault="00116847" w:rsidP="00116847">
      <w:pPr>
        <w:pStyle w:val="BodyText"/>
      </w:pPr>
      <w:r>
        <w:t xml:space="preserve">The Web has been powered by a single language on the client since the very beginnings of the Web as a </w:t>
      </w:r>
      <w:commentRangeStart w:id="1"/>
      <w:r>
        <w:t>platform</w:t>
      </w:r>
      <w:commentRangeEnd w:id="1"/>
      <w:r w:rsidR="0065510E">
        <w:rPr>
          <w:rStyle w:val="CommentReference"/>
          <w:rFonts w:ascii="Verdana" w:hAnsi="Verdana"/>
        </w:rPr>
        <w:commentReference w:id="1"/>
      </w:r>
      <w:r>
        <w:t xml:space="preserve">. JavaScript started as an overly </w:t>
      </w:r>
      <w:commentRangeStart w:id="2"/>
      <w:r>
        <w:t>simpl</w:t>
      </w:r>
      <w:r w:rsidR="003C2C7A">
        <w:t>ified</w:t>
      </w:r>
      <w:commentRangeEnd w:id="2"/>
      <w:r w:rsidR="000A6CAF">
        <w:rPr>
          <w:rStyle w:val="CommentReference"/>
          <w:rFonts w:ascii="Verdana" w:hAnsi="Verdana"/>
        </w:rPr>
        <w:commentReference w:id="2"/>
      </w:r>
      <w:r>
        <w:t xml:space="preserve"> scripting language in the first Mozilla browsers and very slowly evolved over the years to become what is now the most widely used programming language anywhere.</w:t>
      </w:r>
    </w:p>
    <w:p w14:paraId="2A283AF6" w14:textId="77777777" w:rsidR="00116847" w:rsidRDefault="00116847" w:rsidP="00116847">
      <w:pPr>
        <w:pStyle w:val="BodyText"/>
      </w:pPr>
    </w:p>
    <w:p w14:paraId="47EC65E5" w14:textId="7DB15742" w:rsidR="00116847" w:rsidRDefault="000A6CAF" w:rsidP="00116847">
      <w:pPr>
        <w:pStyle w:val="BodyText"/>
      </w:pPr>
      <w:r>
        <w:t>Since</w:t>
      </w:r>
      <w:r w:rsidR="00116847">
        <w:t xml:space="preserve"> ES2015, </w:t>
      </w:r>
      <w:r>
        <w:t xml:space="preserve">and with </w:t>
      </w:r>
      <w:r w:rsidR="00116847">
        <w:t xml:space="preserve">many infrastructure tools like Babel and </w:t>
      </w:r>
      <w:proofErr w:type="spellStart"/>
      <w:r w:rsidR="00116847">
        <w:t>WebPack</w:t>
      </w:r>
      <w:proofErr w:type="spellEnd"/>
      <w:del w:id="3" w:author="Rick Strahl" w:date="2018-07-29T14:20:00Z">
        <w:r w:rsidR="00116847" w:rsidDel="003C2C7A">
          <w:delText xml:space="preserve"> using</w:delText>
        </w:r>
        <w:r w:rsidDel="003C2C7A">
          <w:delText xml:space="preserve"> the language</w:delText>
        </w:r>
      </w:del>
      <w:r>
        <w:t>,</w:t>
      </w:r>
      <w:r w:rsidR="00116847">
        <w:t xml:space="preserve"> </w:t>
      </w:r>
      <w:r>
        <w:t xml:space="preserve">JavaScript </w:t>
      </w:r>
      <w:r w:rsidR="00116847">
        <w:t>has become considerabl</w:t>
      </w:r>
      <w:r>
        <w:t>y</w:t>
      </w:r>
      <w:r w:rsidR="00116847">
        <w:t xml:space="preserve"> more capable and </w:t>
      </w:r>
      <w:r>
        <w:t xml:space="preserve">has </w:t>
      </w:r>
      <w:r w:rsidR="00116847">
        <w:t xml:space="preserve">evolved into a complete platform able to handle even very large </w:t>
      </w:r>
      <w:commentRangeStart w:id="4"/>
      <w:r w:rsidR="00116847">
        <w:t xml:space="preserve">code bases. </w:t>
      </w:r>
      <w:commentRangeEnd w:id="4"/>
      <w:r>
        <w:rPr>
          <w:rStyle w:val="CommentReference"/>
          <w:rFonts w:ascii="Verdana" w:hAnsi="Verdana"/>
        </w:rPr>
        <w:commentReference w:id="4"/>
      </w:r>
      <w:r w:rsidR="00E640F3">
        <w:t>Unfortunately,</w:t>
      </w:r>
      <w:r w:rsidR="00116847">
        <w:t xml:space="preserve"> the complexity for the infrastructure has </w:t>
      </w:r>
      <w:r>
        <w:t xml:space="preserve">also </w:t>
      </w:r>
      <w:r w:rsidR="00116847">
        <w:t xml:space="preserve">increased with ever more </w:t>
      </w:r>
      <w:del w:id="5" w:author="Rick Strahl" w:date="2018-07-29T14:22:00Z">
        <w:r w:rsidR="00116847" w:rsidDel="003C2C7A">
          <w:delText xml:space="preserve">crazy and </w:delText>
        </w:r>
      </w:del>
      <w:r w:rsidR="00116847">
        <w:t xml:space="preserve">byzantine build systems </w:t>
      </w:r>
      <w:r>
        <w:t>for</w:t>
      </w:r>
      <w:r w:rsidR="00116847">
        <w:t xml:space="preserve"> even simple applications. With JavaScript</w:t>
      </w:r>
      <w:r>
        <w:t>,</w:t>
      </w:r>
      <w:r w:rsidR="00116847">
        <w:t xml:space="preserve"> it seems the simpler the programming model gets, the more complex the build system and tooling becomes.</w:t>
      </w:r>
    </w:p>
    <w:p w14:paraId="4FF158B2" w14:textId="77777777" w:rsidR="000A6CAF" w:rsidRDefault="000A6CAF" w:rsidP="00116847">
      <w:pPr>
        <w:pStyle w:val="BodyText"/>
      </w:pPr>
    </w:p>
    <w:p w14:paraId="530DDB35" w14:textId="77777777" w:rsidR="00116847" w:rsidRDefault="00116847" w:rsidP="00116847">
      <w:pPr>
        <w:pStyle w:val="Heading2"/>
      </w:pPr>
      <w:bookmarkStart w:id="6" w:name="re-assembly"/>
      <w:bookmarkEnd w:id="6"/>
      <w:r>
        <w:t>Re-Assembly</w:t>
      </w:r>
    </w:p>
    <w:p w14:paraId="559F5200" w14:textId="6E70F6B9" w:rsidR="00116847" w:rsidRDefault="00116847" w:rsidP="00116847">
      <w:pPr>
        <w:pStyle w:val="BodyText"/>
      </w:pPr>
      <w:r>
        <w:t xml:space="preserve">There are a lot of developers </w:t>
      </w:r>
      <w:r w:rsidR="000A6CAF">
        <w:t>who</w:t>
      </w:r>
      <w:r>
        <w:t xml:space="preserve"> would much rather use something else</w:t>
      </w:r>
      <w:r w:rsidR="000A6CAF">
        <w:t>—</w:t>
      </w:r>
      <w:r>
        <w:t>anything else</w:t>
      </w:r>
      <w:r w:rsidR="000A6CAF">
        <w:t>—</w:t>
      </w:r>
      <w:r w:rsidR="00D94E00">
        <w:t xml:space="preserve">other </w:t>
      </w:r>
      <w:r>
        <w:t xml:space="preserve">than JavaScript to build Web applications. I made peace with JavaScript years ago, but </w:t>
      </w:r>
      <w:r w:rsidR="0037650E">
        <w:t>although</w:t>
      </w:r>
      <w:r>
        <w:t xml:space="preserve"> I use it daily and feel reasonably proficient with it, I</w:t>
      </w:r>
      <w:r w:rsidR="0037650E">
        <w:t>’</w:t>
      </w:r>
      <w:r>
        <w:t xml:space="preserve">d definitely welcome other options </w:t>
      </w:r>
      <w:r w:rsidR="0037650E">
        <w:t>for</w:t>
      </w:r>
      <w:r>
        <w:t xml:space="preserve"> build</w:t>
      </w:r>
      <w:r w:rsidR="0037650E">
        <w:t>ing</w:t>
      </w:r>
      <w:r>
        <w:t xml:space="preserve"> Web applications.</w:t>
      </w:r>
    </w:p>
    <w:p w14:paraId="20C27076" w14:textId="77777777" w:rsidR="00A75A0E" w:rsidRDefault="00A75A0E" w:rsidP="00116847">
      <w:pPr>
        <w:pStyle w:val="BodyText"/>
      </w:pPr>
    </w:p>
    <w:p w14:paraId="5C19AA5B" w14:textId="5013BE34" w:rsidR="00116847" w:rsidRDefault="00116847" w:rsidP="00116847">
      <w:pPr>
        <w:pStyle w:val="BodyText"/>
      </w:pPr>
      <w:r>
        <w:t>I think that to be a platform on par with desktop or mobile OS</w:t>
      </w:r>
      <w:r w:rsidR="0037650E">
        <w:t>e</w:t>
      </w:r>
      <w:r>
        <w:t>s</w:t>
      </w:r>
      <w:r w:rsidR="0037650E">
        <w:t>,</w:t>
      </w:r>
      <w:r>
        <w:t xml:space="preserve"> the browser shouldn't be tightly coupled to the JavaScript mono-culture. There should be a way that the runtime and programming environment can be defined at a lower level, just like other platforms</w:t>
      </w:r>
      <w:r w:rsidR="0037650E">
        <w:t>,</w:t>
      </w:r>
      <w:r>
        <w:t xml:space="preserve"> so that many languages and frameworks can be used. Wouldn't it be nice if there was a </w:t>
      </w:r>
      <w:r w:rsidR="00E640F3">
        <w:t>browser-based</w:t>
      </w:r>
      <w:r>
        <w:t xml:space="preserve"> assembly language that abstracts browser specific hardware and </w:t>
      </w:r>
      <w:r w:rsidR="0037650E">
        <w:t xml:space="preserve">is </w:t>
      </w:r>
      <w:r>
        <w:t>still as close to the raw hardware as possible?</w:t>
      </w:r>
    </w:p>
    <w:p w14:paraId="3D7DEC9C" w14:textId="77777777" w:rsidR="00116847" w:rsidRDefault="00116847" w:rsidP="00116847">
      <w:pPr>
        <w:pStyle w:val="BodyText"/>
      </w:pPr>
    </w:p>
    <w:p w14:paraId="30DBF8C6" w14:textId="09F6835D" w:rsidR="00A75A0E" w:rsidRDefault="00116847" w:rsidP="00116847">
      <w:pPr>
        <w:pStyle w:val="BodyText"/>
      </w:pPr>
      <w:r>
        <w:t xml:space="preserve">This isn't just about </w:t>
      </w:r>
      <w:r w:rsidR="0037650E">
        <w:t>“</w:t>
      </w:r>
      <w:r>
        <w:t>language</w:t>
      </w:r>
      <w:r w:rsidR="0037650E">
        <w:t>,”</w:t>
      </w:r>
      <w:r>
        <w:t xml:space="preserve"> either. JavaScript's insane build structure </w:t>
      </w:r>
      <w:r w:rsidR="0037650E">
        <w:t xml:space="preserve">that’s </w:t>
      </w:r>
      <w:r>
        <w:t>required for all major frameworks these days is a crazy house of cards that seems to break anytime you step away for more than a few days. Other platforms have skinned that cat in other and potentially more efficient ways.</w:t>
      </w:r>
    </w:p>
    <w:p w14:paraId="511A4773" w14:textId="77777777" w:rsidR="0037650E" w:rsidRDefault="0037650E" w:rsidP="00116847">
      <w:pPr>
        <w:pStyle w:val="BodyText"/>
      </w:pPr>
    </w:p>
    <w:p w14:paraId="7E42E82B" w14:textId="77D58F3C" w:rsidR="00116847" w:rsidRDefault="00116847" w:rsidP="00116847">
      <w:pPr>
        <w:pStyle w:val="Heading3"/>
      </w:pPr>
      <w:bookmarkStart w:id="7" w:name="web-assembly-brings-language-choices"/>
      <w:bookmarkEnd w:id="7"/>
      <w:r>
        <w:t xml:space="preserve">Web Assembly </w:t>
      </w:r>
      <w:r w:rsidR="0037650E">
        <w:t>B</w:t>
      </w:r>
      <w:r>
        <w:t>rings Language Choices</w:t>
      </w:r>
    </w:p>
    <w:p w14:paraId="67D1A870" w14:textId="42971D8E" w:rsidR="00116847" w:rsidRDefault="00116847" w:rsidP="00116847">
      <w:pPr>
        <w:pStyle w:val="BodyText"/>
      </w:pPr>
      <w:r>
        <w:t xml:space="preserve">A relatively new technology called </w:t>
      </w:r>
      <w:r>
        <w:rPr>
          <w:b/>
        </w:rPr>
        <w:t>Web Assembly</w:t>
      </w:r>
      <w:r>
        <w:t xml:space="preserve"> speaks to just that scenario. </w:t>
      </w:r>
      <w:r w:rsidR="005E1A45">
        <w:t>Web Assembly</w:t>
      </w:r>
      <w:r>
        <w:t xml:space="preserve"> has opened up the possibility to compile code that isn't necessarily JavaScript into low</w:t>
      </w:r>
      <w:r w:rsidR="005E1A45">
        <w:t>-</w:t>
      </w:r>
      <w:r>
        <w:t>level byte code Web Assembly Modules (</w:t>
      </w:r>
      <w:r w:rsidRPr="003C2C7A">
        <w:rPr>
          <w:b/>
          <w:rPrChange w:id="8" w:author="Rick Strahl" w:date="2018-07-29T14:23:00Z">
            <w:rPr/>
          </w:rPrChange>
        </w:rPr>
        <w:t>WASM</w:t>
      </w:r>
      <w:r>
        <w:t>) that Web Browsers can directly execute without having to parse a source file.</w:t>
      </w:r>
    </w:p>
    <w:p w14:paraId="7EB6B81A" w14:textId="77777777" w:rsidR="00116847" w:rsidRDefault="00116847" w:rsidP="00116847">
      <w:pPr>
        <w:pStyle w:val="BodyText"/>
      </w:pPr>
    </w:p>
    <w:p w14:paraId="7137C366" w14:textId="30E9CE52" w:rsidR="00116847" w:rsidRDefault="00116847" w:rsidP="00116847">
      <w:pPr>
        <w:pStyle w:val="BodyText"/>
      </w:pPr>
      <w:r>
        <w:t>Web Assembly allows exploring alternatives to JavaScript syntax and different build processes, and that</w:t>
      </w:r>
      <w:r w:rsidR="005E1A45">
        <w:t>’</w:t>
      </w:r>
      <w:r>
        <w:t>s something that</w:t>
      </w:r>
      <w:r w:rsidR="005E1A45">
        <w:t>’</w:t>
      </w:r>
      <w:r>
        <w:t xml:space="preserve">s been sorely lacking in Web Development in the last 10+ years. </w:t>
      </w:r>
      <w:r w:rsidR="005E1A45">
        <w:t>A l</w:t>
      </w:r>
      <w:r>
        <w:t>ack of alternatives is what</w:t>
      </w:r>
      <w:r w:rsidR="005E1A45">
        <w:t>’</w:t>
      </w:r>
      <w:r>
        <w:t>s led us down this path of ever</w:t>
      </w:r>
      <w:r w:rsidR="005E1A45">
        <w:t>-</w:t>
      </w:r>
      <w:r>
        <w:t>increasing complexity</w:t>
      </w:r>
      <w:r w:rsidR="005E1A45">
        <w:t>,</w:t>
      </w:r>
      <w:r>
        <w:t xml:space="preserve"> piling on more abstractions and dependencies</w:t>
      </w:r>
      <w:r w:rsidR="005E1A45">
        <w:t>;</w:t>
      </w:r>
      <w:r>
        <w:t xml:space="preserve"> Web Assembly will </w:t>
      </w:r>
      <w:r w:rsidR="005E1A45">
        <w:t xml:space="preserve">hopefully </w:t>
      </w:r>
      <w:r>
        <w:t xml:space="preserve">break this </w:t>
      </w:r>
      <w:r w:rsidR="005E1A45">
        <w:t>s</w:t>
      </w:r>
      <w:r>
        <w:t xml:space="preserve">tranglehold by providing different models </w:t>
      </w:r>
      <w:r w:rsidR="005E1A45">
        <w:t xml:space="preserve">by which </w:t>
      </w:r>
      <w:r>
        <w:t xml:space="preserve">to approach Web development. </w:t>
      </w:r>
      <w:r w:rsidR="005E1A45">
        <w:t>Web Assembly</w:t>
      </w:r>
      <w:r>
        <w:t xml:space="preserve"> opens the browser as a platform in ways that we probably haven't </w:t>
      </w:r>
      <w:r w:rsidR="005E1A45">
        <w:t xml:space="preserve">yet </w:t>
      </w:r>
      <w:r>
        <w:t>imagine</w:t>
      </w:r>
      <w:r w:rsidR="005E1A45">
        <w:t>d</w:t>
      </w:r>
      <w:r>
        <w:t>.</w:t>
      </w:r>
    </w:p>
    <w:p w14:paraId="1F83C4CF" w14:textId="192C2E84" w:rsidR="00116847" w:rsidRDefault="00116847" w:rsidP="00116847">
      <w:pPr>
        <w:pStyle w:val="BodyText"/>
      </w:pPr>
    </w:p>
    <w:p w14:paraId="4F012D88" w14:textId="149CE4CD" w:rsidR="00A75A0E" w:rsidRDefault="00A75A0E" w:rsidP="00A75A0E">
      <w:pPr>
        <w:pStyle w:val="PullQuote"/>
      </w:pPr>
      <w:r>
        <w:t xml:space="preserve">Web Assembly is upsetting the JavaScript apple cart </w:t>
      </w:r>
      <w:r>
        <w:lastRenderedPageBreak/>
        <w:t>by providing the potential for different languages and development models in the browser</w:t>
      </w:r>
      <w:r w:rsidR="005E1A45">
        <w:t>.</w:t>
      </w:r>
    </w:p>
    <w:p w14:paraId="05AE341D" w14:textId="77777777" w:rsidR="00A75A0E" w:rsidRDefault="00A75A0E" w:rsidP="00116847">
      <w:pPr>
        <w:pStyle w:val="BodyText"/>
      </w:pPr>
    </w:p>
    <w:p w14:paraId="34297909" w14:textId="24213D98" w:rsidR="009A6D9F" w:rsidRDefault="00116847" w:rsidP="00116847">
      <w:pPr>
        <w:pStyle w:val="BodyText"/>
      </w:pPr>
      <w:r>
        <w:t>Web Assembly is a parallel technology to JavaScript and exists side</w:t>
      </w:r>
      <w:r w:rsidR="005E1A45">
        <w:t>-</w:t>
      </w:r>
      <w:r>
        <w:t>by</w:t>
      </w:r>
      <w:r w:rsidR="005E1A45">
        <w:t>-</w:t>
      </w:r>
      <w:r>
        <w:t xml:space="preserve">side with the JavaScript runtime in the Web Browser </w:t>
      </w:r>
      <w:r w:rsidR="005E1A45">
        <w:t>virtual machine (</w:t>
      </w:r>
      <w:r>
        <w:t>VM</w:t>
      </w:r>
      <w:r w:rsidR="005E1A45">
        <w:t>)</w:t>
      </w:r>
      <w:r>
        <w:t xml:space="preserve">. </w:t>
      </w:r>
      <w:ins w:id="9" w:author="Rick Strahl" w:date="2018-07-29T14:24:00Z">
        <w:r w:rsidR="003C2C7A">
          <w:t>It’s important to understand that Web Assembly run</w:t>
        </w:r>
      </w:ins>
      <w:ins w:id="10" w:author="Rick Strahl" w:date="2018-07-29T14:25:00Z">
        <w:r w:rsidR="003C2C7A">
          <w:t>s in the same Browser sandbox that JavaScript uses and so has many of the same limitations. The security context is the same, and Web Assembly cannot access the underlying hardware or operating system outside of the Sandbox. Web Assembly is</w:t>
        </w:r>
      </w:ins>
      <w:ins w:id="11" w:author="Rick Strahl" w:date="2018-07-29T14:26:00Z">
        <w:r w:rsidR="003C2C7A">
          <w:t xml:space="preserve"> not a plug-in like Silverlight was for example. To illustrate </w:t>
        </w:r>
      </w:ins>
      <w:r>
        <w:rPr>
          <w:b/>
        </w:rPr>
        <w:t>Figure 1</w:t>
      </w:r>
      <w:r>
        <w:t xml:space="preserve"> shows how both JavaScript and Web Assembly are processed</w:t>
      </w:r>
      <w:ins w:id="12" w:author="Rick Strahl" w:date="2018-07-29T14:26:00Z">
        <w:r w:rsidR="001B1B4C">
          <w:t xml:space="preserve"> inside the Browser’s runtime</w:t>
        </w:r>
      </w:ins>
      <w:r>
        <w:t xml:space="preserve">. </w:t>
      </w:r>
    </w:p>
    <w:p w14:paraId="6393F8A5" w14:textId="77777777" w:rsidR="009A6D9F" w:rsidRDefault="009A6D9F" w:rsidP="00116847">
      <w:pPr>
        <w:pStyle w:val="BodyText"/>
      </w:pPr>
    </w:p>
    <w:p w14:paraId="047DE014" w14:textId="3C68C414" w:rsidR="009A6D9F" w:rsidRDefault="00B22A01" w:rsidP="009A6D9F">
      <w:pPr>
        <w:pStyle w:val="Figure"/>
      </w:pPr>
      <w:ins w:id="13" w:author="Rick Strahl" w:date="2018-07-29T22:02:00Z">
        <w:r>
          <w:rPr>
            <w:noProof/>
          </w:rPr>
          <w:drawing>
            <wp:inline distT="0" distB="0" distL="0" distR="0" wp14:anchorId="10D7D6C5" wp14:editId="4356FC23">
              <wp:extent cx="5943600" cy="3611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1880"/>
                      </a:xfrm>
                      <a:prstGeom prst="rect">
                        <a:avLst/>
                      </a:prstGeom>
                    </pic:spPr>
                  </pic:pic>
                </a:graphicData>
              </a:graphic>
            </wp:inline>
          </w:drawing>
        </w:r>
        <w:r>
          <w:rPr>
            <w:noProof/>
          </w:rPr>
          <w:t xml:space="preserve"> </w:t>
        </w:r>
      </w:ins>
      <w:del w:id="14" w:author="Rick Strahl" w:date="2018-07-29T22:02:00Z">
        <w:r w:rsidR="009A6D9F" w:rsidDel="00B22A01">
          <w:rPr>
            <w:noProof/>
          </w:rPr>
          <w:drawing>
            <wp:inline distT="0" distB="0" distL="0" distR="0" wp14:anchorId="55C3C77C" wp14:editId="1A36F4AE">
              <wp:extent cx="5943600" cy="386776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ebAssemblyBasics.png"/>
                      <pic:cNvPicPr>
                        <a:picLocks noChangeAspect="1" noChangeArrowheads="1"/>
                      </pic:cNvPicPr>
                    </pic:nvPicPr>
                    <pic:blipFill>
                      <a:blip r:embed="rId11"/>
                      <a:stretch>
                        <a:fillRect/>
                      </a:stretch>
                    </pic:blipFill>
                    <pic:spPr bwMode="auto">
                      <a:xfrm>
                        <a:off x="0" y="0"/>
                        <a:ext cx="5943600" cy="3867766"/>
                      </a:xfrm>
                      <a:prstGeom prst="rect">
                        <a:avLst/>
                      </a:prstGeom>
                      <a:noFill/>
                      <a:ln w="9525">
                        <a:noFill/>
                        <a:headEnd/>
                        <a:tailEnd/>
                      </a:ln>
                    </pic:spPr>
                  </pic:pic>
                </a:graphicData>
              </a:graphic>
            </wp:inline>
          </w:drawing>
        </w:r>
      </w:del>
    </w:p>
    <w:p w14:paraId="0DAA5B4C" w14:textId="2133C076" w:rsidR="009A6D9F" w:rsidRDefault="009A6D9F" w:rsidP="009A6D9F">
      <w:pPr>
        <w:pStyle w:val="FigureCaption"/>
      </w:pPr>
      <w:r>
        <w:rPr>
          <w:b/>
        </w:rPr>
        <w:t>Figure 1:</w:t>
      </w:r>
      <w:r>
        <w:t xml:space="preserve"> Web Assembly sits side-by-side with </w:t>
      </w:r>
      <w:commentRangeStart w:id="15"/>
      <w:r>
        <w:t xml:space="preserve">JavaScript. </w:t>
      </w:r>
      <w:commentRangeEnd w:id="15"/>
      <w:r>
        <w:rPr>
          <w:rStyle w:val="CommentReference"/>
          <w:color w:val="auto"/>
        </w:rPr>
        <w:commentReference w:id="15"/>
      </w:r>
    </w:p>
    <w:p w14:paraId="3F3AF844" w14:textId="14A7FC15" w:rsidR="009A6D9F" w:rsidRDefault="009A6D9F" w:rsidP="00116847">
      <w:pPr>
        <w:pStyle w:val="BodyText"/>
      </w:pPr>
    </w:p>
    <w:p w14:paraId="035023C8" w14:textId="1CB3E017" w:rsidR="00116847" w:rsidRDefault="00116847" w:rsidP="00116847">
      <w:pPr>
        <w:pStyle w:val="BodyText"/>
      </w:pPr>
      <w:r>
        <w:t>Rather than parsing JavaScript into execut</w:t>
      </w:r>
      <w:r w:rsidR="005E1A45">
        <w:t>a</w:t>
      </w:r>
      <w:r>
        <w:t>ble code, Web Assembly Modules (WASM) contain lower</w:t>
      </w:r>
      <w:r w:rsidR="005E1A45">
        <w:t>-</w:t>
      </w:r>
      <w:r>
        <w:t>level assembly-language</w:t>
      </w:r>
      <w:r w:rsidR="005E1A45">
        <w:t>-</w:t>
      </w:r>
      <w:r>
        <w:t xml:space="preserve">like intermediate code that can be produced by compilers of other languages. WASM code doesn't need to be parsed like JavaScript </w:t>
      </w:r>
      <w:r w:rsidR="005E1A45">
        <w:t>because</w:t>
      </w:r>
      <w:r>
        <w:t xml:space="preserve"> it</w:t>
      </w:r>
      <w:r w:rsidR="005E1A45">
        <w:t>’</w:t>
      </w:r>
      <w:r>
        <w:t>s already byte code that</w:t>
      </w:r>
      <w:r w:rsidR="005E1A45">
        <w:t>’</w:t>
      </w:r>
      <w:r>
        <w:t>s resolved into execution</w:t>
      </w:r>
      <w:r w:rsidR="005E1A45">
        <w:t>-</w:t>
      </w:r>
      <w:r>
        <w:t xml:space="preserve">ready byte code. WASM </w:t>
      </w:r>
      <w:ins w:id="16" w:author="Rick Strahl" w:date="2018-07-29T22:20:00Z">
        <w:r w:rsidR="00FF12B7">
          <w:t>is a bin</w:t>
        </w:r>
      </w:ins>
      <w:ins w:id="17" w:author="Rick Strahl" w:date="2018-07-29T22:21:00Z">
        <w:r w:rsidR="00FF12B7">
          <w:t xml:space="preserve">ary </w:t>
        </w:r>
        <w:proofErr w:type="gramStart"/>
        <w:r w:rsidR="00FF12B7">
          <w:t>format, but</w:t>
        </w:r>
        <w:proofErr w:type="gramEnd"/>
        <w:r w:rsidR="00FF12B7">
          <w:t xml:space="preserve"> can also </w:t>
        </w:r>
      </w:ins>
      <w:del w:id="18" w:author="Rick Strahl" w:date="2018-07-29T22:21:00Z">
        <w:r w:rsidDel="00FF12B7">
          <w:delText xml:space="preserve">code can </w:delText>
        </w:r>
      </w:del>
      <w:r>
        <w:t>be expressed in text format</w:t>
      </w:r>
      <w:ins w:id="19" w:author="Rick Strahl" w:date="2018-07-29T22:21:00Z">
        <w:r w:rsidR="00FF12B7">
          <w:t>. It</w:t>
        </w:r>
      </w:ins>
      <w:del w:id="20" w:author="Rick Strahl" w:date="2018-07-29T22:21:00Z">
        <w:r w:rsidDel="00FF12B7">
          <w:delText xml:space="preserve"> and </w:delText>
        </w:r>
      </w:del>
      <w:ins w:id="21" w:author="Rick Strahl" w:date="2018-07-29T22:21:00Z">
        <w:r w:rsidR="00FF12B7">
          <w:t xml:space="preserve"> </w:t>
        </w:r>
      </w:ins>
      <w:r>
        <w:t>deals with instructions at the register, stack</w:t>
      </w:r>
      <w:r w:rsidR="00943A98">
        <w:t>,</w:t>
      </w:r>
      <w:r>
        <w:t xml:space="preserve"> and memory level. This platform</w:t>
      </w:r>
      <w:r w:rsidR="00943A98">
        <w:t>-</w:t>
      </w:r>
      <w:r>
        <w:t xml:space="preserve">agnostic byte code is then compiled into native code for the appropriate computer platform (x86 or ARM) and executed on the specific </w:t>
      </w:r>
      <w:r w:rsidR="00943A98">
        <w:t>b</w:t>
      </w:r>
      <w:r>
        <w:t>rowser platform. This can be advantageous for creating very high performance computational code</w:t>
      </w:r>
      <w:r w:rsidR="00943A98">
        <w:t>,</w:t>
      </w:r>
      <w:r>
        <w:t xml:space="preserve"> which can be highly optimized for performance and can execute considerably faster than JavaScript code both in terms of</w:t>
      </w:r>
      <w:ins w:id="22" w:author="Rick Strahl" w:date="2018-07-29T22:22:00Z">
        <w:r w:rsidR="00FF12B7">
          <w:t xml:space="preserve"> initial load</w:t>
        </w:r>
      </w:ins>
      <w:del w:id="23" w:author="Rick Strahl" w:date="2018-07-29T22:22:00Z">
        <w:r w:rsidDel="00FF12B7">
          <w:delText xml:space="preserve"> loading</w:delText>
        </w:r>
      </w:del>
      <w:ins w:id="24" w:author="Rick Strahl" w:date="2018-07-29T22:22:00Z">
        <w:r w:rsidR="00FF12B7">
          <w:t xml:space="preserve"> time</w:t>
        </w:r>
      </w:ins>
      <w:r>
        <w:t xml:space="preserve"> and runtime execution.</w:t>
      </w:r>
    </w:p>
    <w:p w14:paraId="34796FB9" w14:textId="54001C2F" w:rsidR="00116847" w:rsidRDefault="00116847" w:rsidP="00116847">
      <w:pPr>
        <w:pStyle w:val="Figure"/>
      </w:pPr>
    </w:p>
    <w:p w14:paraId="25E71135" w14:textId="67F0FEB6" w:rsidR="00116847" w:rsidRDefault="00116847" w:rsidP="00116847">
      <w:pPr>
        <w:pStyle w:val="Heading3"/>
      </w:pPr>
      <w:bookmarkStart w:id="25" w:name="blazor---one-way-to-.net-on-the-web"/>
      <w:bookmarkEnd w:id="25"/>
      <w:proofErr w:type="spellStart"/>
      <w:r>
        <w:lastRenderedPageBreak/>
        <w:t>Blazor</w:t>
      </w:r>
      <w:proofErr w:type="spellEnd"/>
      <w:r w:rsidR="00943A98">
        <w:t>:</w:t>
      </w:r>
      <w:r>
        <w:t xml:space="preserve"> One </w:t>
      </w:r>
      <w:r w:rsidR="00943A98">
        <w:t>W</w:t>
      </w:r>
      <w:r>
        <w:t>ay to .NET on the Web</w:t>
      </w:r>
    </w:p>
    <w:p w14:paraId="2C8BD5A1" w14:textId="0F2E8822" w:rsidR="00116847" w:rsidRDefault="00943A98" w:rsidP="00116847">
      <w:pPr>
        <w:pStyle w:val="BodyText"/>
      </w:pPr>
      <w:r>
        <w:t>E</w:t>
      </w:r>
      <w:r w:rsidR="00116847">
        <w:t>ven more interesting than performance is the possibility of using Web Assembly to bootstrap higher</w:t>
      </w:r>
      <w:r>
        <w:t>-</w:t>
      </w:r>
      <w:r w:rsidR="00116847">
        <w:t>level runtimes that can then execute higher</w:t>
      </w:r>
      <w:r>
        <w:t>-</w:t>
      </w:r>
      <w:r w:rsidR="00116847">
        <w:t>level languages like .NET code. This is exactly</w:t>
      </w:r>
      <w:ins w:id="26" w:author="Rick Strahl" w:date="2018-07-29T14:28:00Z">
        <w:r w:rsidR="00FE77BB">
          <w:t xml:space="preserve"> the approach</w:t>
        </w:r>
      </w:ins>
      <w:r w:rsidR="00116847">
        <w:t xml:space="preserve"> </w:t>
      </w:r>
      <w:ins w:id="27" w:author="Rick Strahl" w:date="2018-07-29T14:28:00Z">
        <w:r w:rsidR="00FE77BB">
          <w:t>t</w:t>
        </w:r>
      </w:ins>
      <w:commentRangeStart w:id="28"/>
      <w:del w:id="29" w:author="Rick Strahl" w:date="2018-07-29T14:28:00Z">
        <w:r w:rsidDel="00FE77BB">
          <w:delText>w</w:delText>
        </w:r>
      </w:del>
      <w:r w:rsidR="00116847">
        <w:t>hat</w:t>
      </w:r>
      <w:commentRangeEnd w:id="28"/>
      <w:r>
        <w:rPr>
          <w:rStyle w:val="CommentReference"/>
          <w:rFonts w:ascii="Verdana" w:hAnsi="Verdana"/>
        </w:rPr>
        <w:commentReference w:id="28"/>
      </w:r>
      <w:r w:rsidR="00116847">
        <w:t xml:space="preserve"> Microsoft's </w:t>
      </w:r>
      <w:proofErr w:type="spellStart"/>
      <w:r w:rsidR="00116847">
        <w:rPr>
          <w:b/>
        </w:rPr>
        <w:t>Blazor</w:t>
      </w:r>
      <w:proofErr w:type="spellEnd"/>
      <w:r w:rsidR="00116847">
        <w:rPr>
          <w:b/>
        </w:rPr>
        <w:t xml:space="preserve"> framework</w:t>
      </w:r>
      <w:r w:rsidR="00116847">
        <w:t xml:space="preserve"> takes.</w:t>
      </w:r>
    </w:p>
    <w:p w14:paraId="30806A7E" w14:textId="77777777" w:rsidR="00116847" w:rsidRDefault="00116847" w:rsidP="00116847">
      <w:pPr>
        <w:pStyle w:val="BodyText"/>
      </w:pPr>
    </w:p>
    <w:p w14:paraId="0B8F3DE2" w14:textId="7F3D87FA" w:rsidR="00116847" w:rsidRDefault="00116847" w:rsidP="00116847">
      <w:pPr>
        <w:pStyle w:val="BodyText"/>
      </w:pPr>
      <w:proofErr w:type="spellStart"/>
      <w:r>
        <w:t>Blazor</w:t>
      </w:r>
      <w:proofErr w:type="spellEnd"/>
      <w:r>
        <w:t xml:space="preserve"> uses a </w:t>
      </w:r>
      <w:r w:rsidR="00943A98">
        <w:rPr>
          <w:b/>
        </w:rPr>
        <w:t>M</w:t>
      </w:r>
      <w:r>
        <w:rPr>
          <w:b/>
        </w:rPr>
        <w:t>ono</w:t>
      </w:r>
      <w:r w:rsidR="00943A98">
        <w:t>-</w:t>
      </w:r>
      <w:r>
        <w:t xml:space="preserve">compiled version of the .NET </w:t>
      </w:r>
      <w:r w:rsidR="00943A98">
        <w:t>R</w:t>
      </w:r>
      <w:r>
        <w:t>untime compiled to a WASM module to execute .NET Standard modules</w:t>
      </w:r>
      <w:r w:rsidR="00943A98">
        <w:t>,</w:t>
      </w:r>
      <w:r>
        <w:t xml:space="preserve"> as shown in </w:t>
      </w:r>
      <w:r>
        <w:rPr>
          <w:b/>
        </w:rPr>
        <w:t>Figure 2</w:t>
      </w:r>
      <w:r>
        <w:t xml:space="preserve">. </w:t>
      </w:r>
      <w:proofErr w:type="spellStart"/>
      <w:r w:rsidR="00943A98" w:rsidRPr="00FE77BB">
        <w:rPr>
          <w:b/>
          <w:rPrChange w:id="30" w:author="Rick Strahl" w:date="2018-07-29T14:28:00Z">
            <w:rPr/>
          </w:rPrChange>
        </w:rPr>
        <w:t>M</w:t>
      </w:r>
      <w:r w:rsidRPr="00FE77BB">
        <w:rPr>
          <w:b/>
          <w:rPrChange w:id="31" w:author="Rick Strahl" w:date="2018-07-29T14:28:00Z">
            <w:rPr/>
          </w:rPrChange>
        </w:rPr>
        <w:t>ono.wasm</w:t>
      </w:r>
      <w:proofErr w:type="spellEnd"/>
      <w:r w:rsidRPr="00943A98">
        <w:t xml:space="preserve"> is a</w:t>
      </w:r>
      <w:r>
        <w:t xml:space="preserve"> browser</w:t>
      </w:r>
      <w:r w:rsidR="00943A98">
        <w:t>-</w:t>
      </w:r>
      <w:r>
        <w:t>customized version of the Mono .NET Runtime compiled to Web Assembly that allows for bootstr</w:t>
      </w:r>
      <w:bookmarkStart w:id="32" w:name="_GoBack"/>
      <w:bookmarkEnd w:id="32"/>
      <w:r>
        <w:t>apping .NET Standard assemblies and executing.NET code.</w:t>
      </w:r>
    </w:p>
    <w:p w14:paraId="76967189" w14:textId="77777777" w:rsidR="00943A98" w:rsidRDefault="00943A98" w:rsidP="00116847">
      <w:pPr>
        <w:pStyle w:val="BodyText"/>
      </w:pPr>
    </w:p>
    <w:p w14:paraId="1145CA04" w14:textId="0A2959CC" w:rsidR="00116847" w:rsidRDefault="00116847" w:rsidP="00116847">
      <w:pPr>
        <w:pStyle w:val="BodyText"/>
      </w:pPr>
      <w:proofErr w:type="spellStart"/>
      <w:r>
        <w:t>Blazor</w:t>
      </w:r>
      <w:proofErr w:type="spellEnd"/>
      <w:r>
        <w:t xml:space="preserve"> then sits on top of the core runtime and implements the Razor engine used as an entry point to the .NET Code that can be processed inside of pages. You can do most of the things you normally do in .NET</w:t>
      </w:r>
      <w:r w:rsidR="009E6653">
        <w:t>,</w:t>
      </w:r>
      <w:r>
        <w:t xml:space="preserve"> such as importing and referencing additional .NET Standard assemblies and instantiat</w:t>
      </w:r>
      <w:r w:rsidR="009E6653">
        <w:t>ing</w:t>
      </w:r>
      <w:r>
        <w:t xml:space="preserve"> classes and execut</w:t>
      </w:r>
      <w:r w:rsidR="009E6653">
        <w:t>ing</w:t>
      </w:r>
      <w:r>
        <w:t xml:space="preserve"> code in them.</w:t>
      </w:r>
    </w:p>
    <w:p w14:paraId="4803BA48" w14:textId="77777777" w:rsidR="009E6653" w:rsidRDefault="009E6653" w:rsidP="00116847">
      <w:pPr>
        <w:pStyle w:val="BodyText"/>
      </w:pPr>
    </w:p>
    <w:p w14:paraId="3D63B6CC" w14:textId="24788D64" w:rsidR="00116847" w:rsidRDefault="00116847" w:rsidP="00116847">
      <w:pPr>
        <w:pStyle w:val="Figure"/>
      </w:pPr>
      <w:del w:id="33" w:author="Rick Strahl" w:date="2018-07-29T19:50:00Z">
        <w:r w:rsidDel="00997B77">
          <w:rPr>
            <w:noProof/>
          </w:rPr>
          <w:drawing>
            <wp:inline distT="0" distB="0" distL="0" distR="0" wp14:anchorId="36EC7312" wp14:editId="087A06F8">
              <wp:extent cx="5983834" cy="415503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lazorWasmMono.png"/>
                      <pic:cNvPicPr>
                        <a:picLocks noChangeAspect="1" noChangeArrowheads="1"/>
                      </pic:cNvPicPr>
                    </pic:nvPicPr>
                    <pic:blipFill>
                      <a:blip r:embed="rId12"/>
                      <a:stretch>
                        <a:fillRect/>
                      </a:stretch>
                    </pic:blipFill>
                    <pic:spPr bwMode="auto">
                      <a:xfrm>
                        <a:off x="0" y="0"/>
                        <a:ext cx="6006385" cy="4170693"/>
                      </a:xfrm>
                      <a:prstGeom prst="rect">
                        <a:avLst/>
                      </a:prstGeom>
                      <a:noFill/>
                      <a:ln w="9525">
                        <a:noFill/>
                        <a:headEnd/>
                        <a:tailEnd/>
                      </a:ln>
                    </pic:spPr>
                  </pic:pic>
                </a:graphicData>
              </a:graphic>
            </wp:inline>
          </w:drawing>
        </w:r>
      </w:del>
      <w:ins w:id="34" w:author="Rick Strahl" w:date="2018-07-29T19:50:00Z">
        <w:r w:rsidR="00997B77" w:rsidRPr="00997B77">
          <w:rPr>
            <w:noProof/>
          </w:rPr>
          <w:t xml:space="preserve"> </w:t>
        </w:r>
        <w:r w:rsidR="00997B77">
          <w:rPr>
            <w:noProof/>
          </w:rPr>
          <w:drawing>
            <wp:inline distT="0" distB="0" distL="0" distR="0" wp14:anchorId="411F47CD" wp14:editId="5F20FA87">
              <wp:extent cx="5943600" cy="398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5260"/>
                      </a:xfrm>
                      <a:prstGeom prst="rect">
                        <a:avLst/>
                      </a:prstGeom>
                    </pic:spPr>
                  </pic:pic>
                </a:graphicData>
              </a:graphic>
            </wp:inline>
          </w:drawing>
        </w:r>
      </w:ins>
    </w:p>
    <w:p w14:paraId="3568848E" w14:textId="1412E780" w:rsidR="00116847" w:rsidRDefault="00116847" w:rsidP="00116847">
      <w:pPr>
        <w:pStyle w:val="FigureCaption"/>
      </w:pPr>
      <w:r>
        <w:rPr>
          <w:b/>
        </w:rPr>
        <w:t xml:space="preserve">Figure </w:t>
      </w:r>
      <w:r w:rsidR="008A3634">
        <w:rPr>
          <w:b/>
        </w:rPr>
        <w:t>2</w:t>
      </w:r>
      <w:r w:rsidR="009E6653">
        <w:rPr>
          <w:b/>
        </w:rPr>
        <w:t>:</w:t>
      </w:r>
      <w:r>
        <w:t xml:space="preserve"> </w:t>
      </w:r>
      <w:proofErr w:type="spellStart"/>
      <w:r>
        <w:t>Blazor</w:t>
      </w:r>
      <w:proofErr w:type="spellEnd"/>
      <w:r>
        <w:t xml:space="preserve"> use</w:t>
      </w:r>
      <w:r w:rsidR="00CB2F23">
        <w:t>s</w:t>
      </w:r>
      <w:r>
        <w:t xml:space="preserve"> the Mono Runtime to execute .NET </w:t>
      </w:r>
      <w:r w:rsidR="009E6653">
        <w:t>c</w:t>
      </w:r>
      <w:r>
        <w:t>ode. Browser APIs currently have to be accessed through</w:t>
      </w:r>
      <w:r w:rsidR="009E6653">
        <w:t xml:space="preserve"> the</w:t>
      </w:r>
      <w:r>
        <w:t xml:space="preserve"> JavaScript intero</w:t>
      </w:r>
      <w:commentRangeStart w:id="35"/>
      <w:r>
        <w:t>p</w:t>
      </w:r>
      <w:r w:rsidR="009E6653">
        <w:t>.</w:t>
      </w:r>
      <w:commentRangeEnd w:id="35"/>
      <w:r w:rsidR="009E6653">
        <w:rPr>
          <w:rStyle w:val="CommentReference"/>
          <w:color w:val="auto"/>
        </w:rPr>
        <w:commentReference w:id="35"/>
      </w:r>
    </w:p>
    <w:p w14:paraId="6FE31AA4" w14:textId="77777777" w:rsidR="00116847" w:rsidRDefault="00116847" w:rsidP="00116847">
      <w:pPr>
        <w:pStyle w:val="BodyText"/>
      </w:pPr>
    </w:p>
    <w:p w14:paraId="05B20A44" w14:textId="1248E22C" w:rsidR="00116847" w:rsidRDefault="00116847" w:rsidP="00116847">
      <w:pPr>
        <w:pStyle w:val="BodyText"/>
      </w:pPr>
      <w:r>
        <w:t>One thing that sticks out in this implementation is that rather than compiling every bit of .NET code</w:t>
      </w:r>
      <w:r w:rsidR="009E6653">
        <w:t xml:space="preserve"> that</w:t>
      </w:r>
      <w:r>
        <w:t xml:space="preserve"> your application runs to WASM, only the Mono Runtime is compiled as a WASM module. All </w:t>
      </w:r>
      <w:r w:rsidR="009E6653">
        <w:t xml:space="preserve">of </w:t>
      </w:r>
      <w:r>
        <w:t xml:space="preserve">the </w:t>
      </w:r>
      <w:proofErr w:type="spellStart"/>
      <w:r>
        <w:t>Blazor</w:t>
      </w:r>
      <w:proofErr w:type="spellEnd"/>
      <w:r>
        <w:t xml:space="preserve"> framework and your application code is loaded as plain old .NET assemblies that are executed through Mono.</w:t>
      </w:r>
    </w:p>
    <w:p w14:paraId="0AE4442C" w14:textId="77777777" w:rsidR="009E6653" w:rsidRDefault="009E6653" w:rsidP="00116847">
      <w:pPr>
        <w:pStyle w:val="BodyText"/>
      </w:pPr>
    </w:p>
    <w:p w14:paraId="1A407B8B" w14:textId="2081A315" w:rsidR="00116847" w:rsidRDefault="00116847" w:rsidP="00116847">
      <w:pPr>
        <w:pStyle w:val="BodyText"/>
      </w:pPr>
      <w:r>
        <w:t>This all sounds incredibly complicated, but from the developer perspective of building an application</w:t>
      </w:r>
      <w:r w:rsidR="009E6653">
        <w:t>,</w:t>
      </w:r>
      <w:r>
        <w:t xml:space="preserve"> the process is actually super simple: You create </w:t>
      </w:r>
      <w:r w:rsidRPr="00FE77BB">
        <w:rPr>
          <w:b/>
          <w:rPrChange w:id="36" w:author="Rick Strahl" w:date="2018-07-29T14:29:00Z">
            <w:rPr/>
          </w:rPrChange>
        </w:rPr>
        <w:t>Razor</w:t>
      </w:r>
      <w:r>
        <w:t xml:space="preserve"> pages with </w:t>
      </w:r>
      <w:r w:rsidRPr="00FE77BB">
        <w:rPr>
          <w:b/>
          <w:rPrChange w:id="37" w:author="Rick Strahl" w:date="2018-07-29T14:29:00Z">
            <w:rPr/>
          </w:rPrChange>
        </w:rPr>
        <w:t>C#</w:t>
      </w:r>
      <w:r>
        <w:t xml:space="preserve"> code inside of it and it just works the way you expect it to. You can reference your own or </w:t>
      </w:r>
      <w:r w:rsidR="006904EC">
        <w:t>third-party</w:t>
      </w:r>
      <w:r>
        <w:t xml:space="preserve"> assemblies via NuGet and take advantage of a large chunk of .NET CLR functionality. It's pretty impressive to see this work.</w:t>
      </w:r>
    </w:p>
    <w:p w14:paraId="4EF235A8" w14:textId="3D013D61" w:rsidR="00A75A0E" w:rsidRDefault="00A75A0E" w:rsidP="00116847">
      <w:pPr>
        <w:pStyle w:val="BodyText"/>
      </w:pPr>
    </w:p>
    <w:p w14:paraId="739C99C9" w14:textId="7BE9ED57" w:rsidR="00A75A0E" w:rsidRDefault="00A75A0E" w:rsidP="00A75A0E">
      <w:pPr>
        <w:pStyle w:val="PullQuote"/>
      </w:pPr>
      <w:proofErr w:type="spellStart"/>
      <w:r>
        <w:t>Blazor</w:t>
      </w:r>
      <w:proofErr w:type="spellEnd"/>
      <w:r>
        <w:t xml:space="preserve"> combines C# code and HTML using familiar Razor templates </w:t>
      </w:r>
      <w:ins w:id="38" w:author="Rick Strahl" w:date="2018-07-29T14:30:00Z">
        <w:r w:rsidR="00FE77BB">
          <w:t>on the client side</w:t>
        </w:r>
      </w:ins>
      <w:del w:id="39" w:author="Rick Strahl" w:date="2018-07-29T14:30:00Z">
        <w:r w:rsidDel="00FE77BB">
          <w:delText xml:space="preserve">in the </w:delText>
        </w:r>
        <w:r w:rsidR="00AA79B6" w:rsidDel="00FE77BB">
          <w:delText>b</w:delText>
        </w:r>
        <w:r w:rsidDel="00FE77BB">
          <w:delText>rowser</w:delText>
        </w:r>
        <w:r w:rsidR="00AA79B6" w:rsidDel="00FE77BB">
          <w:delText>.</w:delText>
        </w:r>
      </w:del>
    </w:p>
    <w:p w14:paraId="6DD50318" w14:textId="77777777" w:rsidR="00AA79B6" w:rsidRDefault="00AA79B6" w:rsidP="00AA79B6">
      <w:pPr>
        <w:pStyle w:val="BodyText"/>
      </w:pPr>
    </w:p>
    <w:p w14:paraId="36D036BF" w14:textId="77777777" w:rsidR="00116847" w:rsidRDefault="00116847" w:rsidP="00116847">
      <w:pPr>
        <w:pStyle w:val="Heading3"/>
      </w:pPr>
      <w:bookmarkStart w:id="40" w:name="caveat-emptor"/>
      <w:bookmarkEnd w:id="40"/>
      <w:r>
        <w:t>Caveat Emptor</w:t>
      </w:r>
    </w:p>
    <w:p w14:paraId="6CD12084" w14:textId="092B763B" w:rsidR="00116847" w:rsidRDefault="00116847" w:rsidP="00116847">
      <w:pPr>
        <w:pStyle w:val="BodyText"/>
      </w:pPr>
      <w:r>
        <w:t xml:space="preserve">Before </w:t>
      </w:r>
      <w:r w:rsidR="00AA79B6">
        <w:t>you</w:t>
      </w:r>
      <w:r>
        <w:t xml:space="preserve"> get swept away</w:t>
      </w:r>
      <w:r w:rsidR="00AA79B6">
        <w:t xml:space="preserve"> by</w:t>
      </w:r>
      <w:r>
        <w:t xml:space="preserve"> how cool the prospect of running .NET code in the </w:t>
      </w:r>
      <w:r w:rsidR="00AA79B6">
        <w:t>b</w:t>
      </w:r>
      <w:r>
        <w:t>rowser is</w:t>
      </w:r>
      <w:r w:rsidR="00AA79B6">
        <w:t>,</w:t>
      </w:r>
      <w:r>
        <w:t xml:space="preserve"> </w:t>
      </w:r>
      <w:proofErr w:type="spellStart"/>
      <w:r>
        <w:t>Blazor</w:t>
      </w:r>
      <w:proofErr w:type="spellEnd"/>
      <w:r>
        <w:t xml:space="preserve"> is still considered </w:t>
      </w:r>
      <w:r w:rsidR="00AA79B6">
        <w:t xml:space="preserve">to be </w:t>
      </w:r>
      <w:r>
        <w:rPr>
          <w:b/>
        </w:rPr>
        <w:t xml:space="preserve">in the </w:t>
      </w:r>
      <w:del w:id="41" w:author="Rick Strahl" w:date="2018-07-29T14:30:00Z">
        <w:r w:rsidDel="00FE77BB">
          <w:rPr>
            <w:b/>
          </w:rPr>
          <w:delText xml:space="preserve">prototype </w:delText>
        </w:r>
      </w:del>
      <w:ins w:id="42" w:author="Rick Strahl" w:date="2018-07-29T14:30:00Z">
        <w:r w:rsidR="00FE77BB">
          <w:rPr>
            <w:b/>
          </w:rPr>
          <w:t>experimental</w:t>
        </w:r>
        <w:r w:rsidR="00FE77BB">
          <w:rPr>
            <w:b/>
          </w:rPr>
          <w:t xml:space="preserve"> </w:t>
        </w:r>
      </w:ins>
      <w:r>
        <w:rPr>
          <w:b/>
        </w:rPr>
        <w:t>stage</w:t>
      </w:r>
      <w:r>
        <w:t>. It works and the functionally shows a lot of promise, but there</w:t>
      </w:r>
      <w:r w:rsidR="00AA79B6">
        <w:t xml:space="preserve"> are</w:t>
      </w:r>
      <w:r>
        <w:t xml:space="preserve"> also a number of limitations in its current stage.</w:t>
      </w:r>
    </w:p>
    <w:p w14:paraId="0CC0A7F7" w14:textId="77777777" w:rsidR="00116847" w:rsidRDefault="00116847" w:rsidP="00116847">
      <w:pPr>
        <w:pStyle w:val="BodyText"/>
      </w:pPr>
    </w:p>
    <w:p w14:paraId="2DD94DB5" w14:textId="4A98F8D7" w:rsidR="00116847" w:rsidRDefault="00116847" w:rsidP="00116847">
      <w:pPr>
        <w:pStyle w:val="BodyText"/>
      </w:pPr>
      <w:proofErr w:type="spellStart"/>
      <w:r>
        <w:t>Blazor</w:t>
      </w:r>
      <w:proofErr w:type="spellEnd"/>
      <w:r>
        <w:t xml:space="preserve"> is a very specific use case</w:t>
      </w:r>
      <w:r w:rsidR="00AA79B6">
        <w:t>:</w:t>
      </w:r>
      <w:r>
        <w:t xml:space="preserve"> namely an HTML framework similar to something like Angular, Vue</w:t>
      </w:r>
      <w:r w:rsidR="00AA79B6">
        <w:t>,</w:t>
      </w:r>
      <w:r>
        <w:t xml:space="preserve"> etc. for rendering Razor pages on the client side. It</w:t>
      </w:r>
      <w:r w:rsidR="00AA79B6">
        <w:t>’</w:t>
      </w:r>
      <w:r>
        <w:t xml:space="preserve">s </w:t>
      </w:r>
      <w:r>
        <w:rPr>
          <w:b/>
        </w:rPr>
        <w:t>not</w:t>
      </w:r>
      <w:r>
        <w:t xml:space="preserve"> a generic engine to execute .NET code in the browser </w:t>
      </w:r>
      <w:r w:rsidR="00AA79B6">
        <w:t>because</w:t>
      </w:r>
      <w:r>
        <w:t xml:space="preserve"> the .NET code you execute is tightly coupled to the </w:t>
      </w:r>
      <w:proofErr w:type="spellStart"/>
      <w:r>
        <w:t>Blazor</w:t>
      </w:r>
      <w:proofErr w:type="spellEnd"/>
      <w:r>
        <w:t xml:space="preserve"> framework. There are ways to call .NET code from JavaScript directly, but you still need to have the </w:t>
      </w:r>
      <w:proofErr w:type="spellStart"/>
      <w:r>
        <w:t>Blazor</w:t>
      </w:r>
      <w:proofErr w:type="spellEnd"/>
      <w:r>
        <w:t xml:space="preserve"> bootstrapping in place in order for that to work. In other </w:t>
      </w:r>
      <w:r w:rsidR="006904EC">
        <w:t>words,</w:t>
      </w:r>
      <w:r>
        <w:t xml:space="preserve"> you currently can't really separate </w:t>
      </w:r>
      <w:proofErr w:type="spellStart"/>
      <w:r>
        <w:t>Blazor</w:t>
      </w:r>
      <w:proofErr w:type="spellEnd"/>
      <w:r>
        <w:t xml:space="preserve"> from the raw .NET code execution. Don't confuse </w:t>
      </w:r>
      <w:proofErr w:type="spellStart"/>
      <w:r>
        <w:t>Blazor</w:t>
      </w:r>
      <w:proofErr w:type="spellEnd"/>
      <w:r>
        <w:t xml:space="preserve"> with a new Silverlight, as </w:t>
      </w:r>
      <w:proofErr w:type="spellStart"/>
      <w:r>
        <w:t>Blazor</w:t>
      </w:r>
      <w:proofErr w:type="spellEnd"/>
      <w:r>
        <w:t xml:space="preserve"> serves a completely different use case.</w:t>
      </w:r>
    </w:p>
    <w:p w14:paraId="5C5A8BA2" w14:textId="77777777" w:rsidR="00116847" w:rsidRDefault="00116847" w:rsidP="00116847">
      <w:pPr>
        <w:pStyle w:val="BodyText"/>
      </w:pPr>
    </w:p>
    <w:p w14:paraId="0486E602" w14:textId="1CED36E0" w:rsidR="00116847" w:rsidRDefault="00116847" w:rsidP="00116847">
      <w:pPr>
        <w:pStyle w:val="BodyText"/>
      </w:pPr>
      <w:r>
        <w:t>Currently</w:t>
      </w:r>
      <w:r w:rsidR="00AA79B6">
        <w:t>,</w:t>
      </w:r>
      <w:r>
        <w:t xml:space="preserve"> there's a bit of overhead for all of this magic </w:t>
      </w:r>
      <w:proofErr w:type="spellStart"/>
      <w:r>
        <w:t>Blazor</w:t>
      </w:r>
      <w:proofErr w:type="spellEnd"/>
      <w:r>
        <w:t xml:space="preserve"> </w:t>
      </w:r>
      <w:r w:rsidR="00AA79B6">
        <w:t xml:space="preserve">that </w:t>
      </w:r>
      <w:r>
        <w:t>provides. You have to load a sizable WASM module, plus the JavaScript loader and interop handler code that has to be loaded into the browser for each page. These are not outrageously large especially when compared against full frameworks like Angular, Ember</w:t>
      </w:r>
      <w:r w:rsidR="00AA79B6">
        <w:t>,</w:t>
      </w:r>
      <w:r>
        <w:t xml:space="preserve"> or Aurelia, but the payload isn</w:t>
      </w:r>
      <w:r w:rsidR="00AA79B6">
        <w:t>’</w:t>
      </w:r>
      <w:r>
        <w:t>t small and has to be loaded on startup.</w:t>
      </w:r>
    </w:p>
    <w:p w14:paraId="21DEB697" w14:textId="77777777" w:rsidR="00AA79B6" w:rsidRDefault="00AA79B6" w:rsidP="00116847">
      <w:pPr>
        <w:pStyle w:val="BodyText"/>
      </w:pPr>
    </w:p>
    <w:p w14:paraId="4632989E" w14:textId="7AC642E6" w:rsidR="00116847" w:rsidRDefault="00116847" w:rsidP="00116847">
      <w:pPr>
        <w:pStyle w:val="BodyText"/>
      </w:pPr>
      <w:r>
        <w:t>There are also limitations in Web Assembly that require quite a bit of JavaScript interop in order to access the DOM or other Web APIs as Web Assembly can</w:t>
      </w:r>
      <w:r w:rsidR="00AA79B6">
        <w:t>’</w:t>
      </w:r>
      <w:r>
        <w:t>t access the DOM or APIs directly. Data support for parameters and return values is also limited to numbers and pointers at the moment, which requires additional conversion in order to pass strings and references between JavaScript and Web Assembly. Both of these issues have a negative impact on performance.</w:t>
      </w:r>
    </w:p>
    <w:p w14:paraId="74D41F05" w14:textId="77777777" w:rsidR="00116847" w:rsidRDefault="00116847" w:rsidP="00116847">
      <w:pPr>
        <w:pStyle w:val="BodyText"/>
      </w:pPr>
    </w:p>
    <w:p w14:paraId="1E15C097" w14:textId="0E3647FC" w:rsidR="00116847" w:rsidRDefault="00116847" w:rsidP="00116847">
      <w:pPr>
        <w:pStyle w:val="BodyText"/>
      </w:pPr>
      <w:r>
        <w:t xml:space="preserve">As a result, in these early versions of </w:t>
      </w:r>
      <w:proofErr w:type="spellStart"/>
      <w:r>
        <w:t>Blazor</w:t>
      </w:r>
      <w:proofErr w:type="spellEnd"/>
      <w:r w:rsidR="00AA79B6">
        <w:t>,</w:t>
      </w:r>
      <w:r>
        <w:t xml:space="preserve"> don't expect performance miracles or even performance that</w:t>
      </w:r>
      <w:r w:rsidR="00AA79B6">
        <w:t>’</w:t>
      </w:r>
      <w:r>
        <w:t xml:space="preserve">s on par with modern JavaScript frameworks. That will change as Web Assembly gets better DOM integration and </w:t>
      </w:r>
      <w:ins w:id="43" w:author="Rick Strahl" w:date="2018-07-29T14:32:00Z">
        <w:r w:rsidR="00FE77BB">
          <w:t xml:space="preserve">native </w:t>
        </w:r>
      </w:ins>
      <w:r>
        <w:t xml:space="preserve">type/reference support in the future and the Mono team continues to work on optimizing the WASM version of the Mono Runtime. There are also many optimizations that can be made in the Razor stack and with pre-rendering that are already being worked on in </w:t>
      </w:r>
      <w:proofErr w:type="spellStart"/>
      <w:r>
        <w:t>Blazor</w:t>
      </w:r>
      <w:proofErr w:type="spellEnd"/>
      <w:r>
        <w:t xml:space="preserve"> but aren't in the preview releases yet.</w:t>
      </w:r>
    </w:p>
    <w:p w14:paraId="0F55232E" w14:textId="77777777" w:rsidR="00116847" w:rsidRDefault="00116847" w:rsidP="00116847">
      <w:pPr>
        <w:pStyle w:val="BodyText"/>
      </w:pPr>
    </w:p>
    <w:p w14:paraId="438A1681" w14:textId="23D8A812" w:rsidR="00116847" w:rsidRDefault="00116847" w:rsidP="00116847">
      <w:pPr>
        <w:pStyle w:val="BodyText"/>
      </w:pPr>
      <w:r>
        <w:t xml:space="preserve">It's too early for </w:t>
      </w:r>
      <w:proofErr w:type="spellStart"/>
      <w:r>
        <w:t>Blazor</w:t>
      </w:r>
      <w:proofErr w:type="spellEnd"/>
      <w:r>
        <w:t xml:space="preserve"> to be worrying about performance. At this point</w:t>
      </w:r>
      <w:r w:rsidR="00AA79B6">
        <w:t>,</w:t>
      </w:r>
      <w:r>
        <w:t xml:space="preserve"> it's about proving </w:t>
      </w:r>
      <w:r w:rsidR="00AA79B6">
        <w:t xml:space="preserve">that </w:t>
      </w:r>
      <w:r>
        <w:t xml:space="preserve">this model </w:t>
      </w:r>
      <w:r w:rsidR="00AA79B6">
        <w:t>i</w:t>
      </w:r>
      <w:r>
        <w:t>s a viable platform for building complete Web applications</w:t>
      </w:r>
      <w:ins w:id="44" w:author="Rick Strahl" w:date="2018-07-29T14:33:00Z">
        <w:r w:rsidR="00FE77BB">
          <w:t>.</w:t>
        </w:r>
      </w:ins>
      <w:del w:id="45" w:author="Rick Strahl" w:date="2018-07-29T14:33:00Z">
        <w:r w:rsidR="00AA79B6" w:rsidDel="00FE77BB">
          <w:delText>;</w:delText>
        </w:r>
      </w:del>
      <w:ins w:id="46" w:author="Rick Strahl" w:date="2018-07-29T14:33:00Z">
        <w:r w:rsidR="00FE77BB">
          <w:t xml:space="preserve"> </w:t>
        </w:r>
      </w:ins>
      <w:r>
        <w:t xml:space="preserve"> </w:t>
      </w:r>
      <w:ins w:id="47" w:author="Rick Strahl" w:date="2018-07-29T14:33:00Z">
        <w:r w:rsidR="00FE77BB">
          <w:t>G</w:t>
        </w:r>
      </w:ins>
      <w:del w:id="48" w:author="Rick Strahl" w:date="2018-07-29T14:33:00Z">
        <w:r w:rsidDel="00FE77BB">
          <w:delText>g</w:delText>
        </w:r>
      </w:del>
      <w:r>
        <w:t>iven this early stage</w:t>
      </w:r>
      <w:r w:rsidR="00AA79B6">
        <w:t>,</w:t>
      </w:r>
      <w:r>
        <w:t xml:space="preserve"> the feature functionality is impressive even if performance isn</w:t>
      </w:r>
      <w:r w:rsidR="00AA79B6">
        <w:t>’</w:t>
      </w:r>
      <w:r>
        <w:t>t yet.</w:t>
      </w:r>
    </w:p>
    <w:p w14:paraId="71041CAA" w14:textId="77777777" w:rsidR="00116847" w:rsidRDefault="00116847" w:rsidP="00116847">
      <w:pPr>
        <w:pStyle w:val="BodyText"/>
      </w:pPr>
    </w:p>
    <w:p w14:paraId="238E2ECD" w14:textId="53CB0BD7" w:rsidR="00116847" w:rsidRDefault="00116847" w:rsidP="00116847">
      <w:pPr>
        <w:pStyle w:val="BodyText"/>
      </w:pPr>
      <w:r>
        <w:t xml:space="preserve">The good news is that </w:t>
      </w:r>
      <w:proofErr w:type="spellStart"/>
      <w:r>
        <w:t>Blazor</w:t>
      </w:r>
      <w:proofErr w:type="spellEnd"/>
      <w:r>
        <w:t xml:space="preserve"> and Mono are changing quickly. The bad news is that Web Assembly is part of the </w:t>
      </w:r>
      <w:r w:rsidRPr="00FE77BB">
        <w:rPr>
          <w:b/>
          <w:rPrChange w:id="49" w:author="Rick Strahl" w:date="2018-07-29T14:33:00Z">
            <w:rPr/>
          </w:rPrChange>
        </w:rPr>
        <w:t>W3C</w:t>
      </w:r>
      <w:r>
        <w:t xml:space="preserve"> Spec process, so don't expect changes to come rapidly on that front. The needed improvements for DOM/API access and reference type support are being worked on</w:t>
      </w:r>
      <w:ins w:id="50" w:author="Rick Strahl" w:date="2018-07-29T14:33:00Z">
        <w:r w:rsidR="00FE77BB">
          <w:t>,</w:t>
        </w:r>
      </w:ins>
      <w:r>
        <w:t xml:space="preserve"> but currently</w:t>
      </w:r>
      <w:del w:id="51" w:author="Rick Strahl" w:date="2018-07-29T14:33:00Z">
        <w:r w:rsidR="00AA79B6" w:rsidDel="00FE77BB">
          <w:delText>,</w:delText>
        </w:r>
      </w:del>
      <w:r>
        <w:t xml:space="preserve"> there's no official arrival date for </w:t>
      </w:r>
      <w:r w:rsidR="006904EC">
        <w:t>these crucial features</w:t>
      </w:r>
      <w:r>
        <w:t xml:space="preserve"> that could improve performance significantly</w:t>
      </w:r>
      <w:ins w:id="52" w:author="Rick Strahl" w:date="2018-07-29T14:33:00Z">
        <w:r w:rsidR="00FE77BB">
          <w:t xml:space="preserve"> and provide a</w:t>
        </w:r>
      </w:ins>
      <w:ins w:id="53" w:author="Rick Strahl" w:date="2018-07-29T14:34:00Z">
        <w:r w:rsidR="00FE77BB">
          <w:t xml:space="preserve"> simpler model for frameworks to interact with the Browser and JavaScript</w:t>
        </w:r>
      </w:ins>
      <w:r>
        <w:t>.</w:t>
      </w:r>
    </w:p>
    <w:p w14:paraId="52EE6F64" w14:textId="77777777" w:rsidR="00116847" w:rsidRDefault="00116847" w:rsidP="00116847">
      <w:pPr>
        <w:pStyle w:val="BodyText"/>
      </w:pPr>
    </w:p>
    <w:p w14:paraId="20A64372" w14:textId="516AE6E4" w:rsidR="00116847" w:rsidRDefault="00116847" w:rsidP="00116847">
      <w:pPr>
        <w:pStyle w:val="BodyText"/>
      </w:pPr>
      <w:r>
        <w:t>In short, it</w:t>
      </w:r>
      <w:r w:rsidR="00AA79B6">
        <w:t>’</w:t>
      </w:r>
      <w:r>
        <w:t xml:space="preserve">s very early days for both Web Assembly and </w:t>
      </w:r>
      <w:proofErr w:type="spellStart"/>
      <w:r>
        <w:t>Blazor</w:t>
      </w:r>
      <w:proofErr w:type="spellEnd"/>
      <w:r w:rsidR="00AA79B6">
        <w:t>,</w:t>
      </w:r>
      <w:r>
        <w:t xml:space="preserve"> and Microsoft explicitly states that </w:t>
      </w:r>
      <w:proofErr w:type="spellStart"/>
      <w:r>
        <w:t>Blazor</w:t>
      </w:r>
      <w:proofErr w:type="spellEnd"/>
      <w:r>
        <w:t xml:space="preserve"> is </w:t>
      </w:r>
      <w:r>
        <w:rPr>
          <w:b/>
        </w:rPr>
        <w:t>not intended for production use!</w:t>
      </w:r>
      <w:r>
        <w:t xml:space="preserve"> It</w:t>
      </w:r>
      <w:r w:rsidR="00AA79B6">
        <w:t>’</w:t>
      </w:r>
      <w:r>
        <w:t>s very likely that a lot of the infrastructure and syntax is going to change significantly in the future. You've been warned...</w:t>
      </w:r>
    </w:p>
    <w:p w14:paraId="0D289DD6" w14:textId="77777777" w:rsidR="00AA79B6" w:rsidRDefault="00AA79B6" w:rsidP="00116847">
      <w:pPr>
        <w:pStyle w:val="BodyText"/>
      </w:pPr>
    </w:p>
    <w:p w14:paraId="25761F24" w14:textId="77777777" w:rsidR="00116847" w:rsidRDefault="00116847" w:rsidP="00116847">
      <w:pPr>
        <w:pStyle w:val="Heading2"/>
      </w:pPr>
      <w:bookmarkStart w:id="54" w:name="more-background-on-web-assembly"/>
      <w:bookmarkEnd w:id="54"/>
      <w:r>
        <w:t>More Background on Web Assembly</w:t>
      </w:r>
    </w:p>
    <w:p w14:paraId="3F9580CB" w14:textId="4E498FEC" w:rsidR="00116847" w:rsidRDefault="00116847" w:rsidP="00CB2F23">
      <w:pPr>
        <w:pStyle w:val="BodyText"/>
      </w:pPr>
      <w:r>
        <w:t xml:space="preserve">The key to everything I've described above </w:t>
      </w:r>
      <w:r w:rsidR="00AA79B6">
        <w:t>regarding</w:t>
      </w:r>
      <w:r>
        <w:t xml:space="preserve"> executing non-JavaScript code in the browser is Web Assembly. Web Assembly is relatively new browser tech, but it's now supported in the latest versions of all major browsers</w:t>
      </w:r>
      <w:r w:rsidR="00AA79B6">
        <w:t>,</w:t>
      </w:r>
      <w:r>
        <w:t xml:space="preserve"> as shown in </w:t>
      </w:r>
      <w:r>
        <w:rPr>
          <w:b/>
        </w:rPr>
        <w:t xml:space="preserve">Figure </w:t>
      </w:r>
      <w:r w:rsidR="00CB2F23">
        <w:rPr>
          <w:b/>
        </w:rPr>
        <w:t>3</w:t>
      </w:r>
      <w:r>
        <w:t xml:space="preserve">. It's notable that Internet Explorer is </w:t>
      </w:r>
      <w:r w:rsidRPr="00AA79B6">
        <w:rPr>
          <w:b/>
        </w:rPr>
        <w:t>not</w:t>
      </w:r>
      <w:r>
        <w:t xml:space="preserve"> supported by Web Assembly or </w:t>
      </w:r>
      <w:proofErr w:type="spellStart"/>
      <w:r>
        <w:t>Blazor</w:t>
      </w:r>
      <w:proofErr w:type="spellEnd"/>
      <w:r>
        <w:t xml:space="preserve"> at the moment.</w:t>
      </w:r>
    </w:p>
    <w:p w14:paraId="5FA46466" w14:textId="77777777" w:rsidR="00CB2F23" w:rsidRDefault="00CB2F23" w:rsidP="00CB2F23">
      <w:pPr>
        <w:pStyle w:val="BodyText"/>
      </w:pPr>
    </w:p>
    <w:p w14:paraId="657AC7FB" w14:textId="77777777" w:rsidR="00116847" w:rsidRDefault="00116847" w:rsidP="006904EC">
      <w:pPr>
        <w:pStyle w:val="Figure"/>
      </w:pPr>
      <w:r>
        <w:rPr>
          <w:noProof/>
        </w:rPr>
        <w:drawing>
          <wp:inline distT="0" distB="0" distL="0" distR="0" wp14:anchorId="3C475FB6" wp14:editId="192FA92E">
            <wp:extent cx="5334000" cy="40390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ebAssemblyBrowserSupport.png"/>
                    <pic:cNvPicPr>
                      <a:picLocks noChangeAspect="1" noChangeArrowheads="1"/>
                    </pic:cNvPicPr>
                  </pic:nvPicPr>
                  <pic:blipFill>
                    <a:blip r:embed="rId14"/>
                    <a:stretch>
                      <a:fillRect/>
                    </a:stretch>
                  </pic:blipFill>
                  <pic:spPr bwMode="auto">
                    <a:xfrm>
                      <a:off x="0" y="0"/>
                      <a:ext cx="5334000" cy="4039040"/>
                    </a:xfrm>
                    <a:prstGeom prst="rect">
                      <a:avLst/>
                    </a:prstGeom>
                    <a:noFill/>
                    <a:ln w="9525">
                      <a:noFill/>
                      <a:headEnd/>
                      <a:tailEnd/>
                    </a:ln>
                  </pic:spPr>
                </pic:pic>
              </a:graphicData>
            </a:graphic>
          </wp:inline>
        </w:drawing>
      </w:r>
    </w:p>
    <w:p w14:paraId="3256D907" w14:textId="4111A67A" w:rsidR="00116847" w:rsidRDefault="00116847" w:rsidP="006904EC">
      <w:pPr>
        <w:pStyle w:val="FigureCaption"/>
      </w:pPr>
      <w:r>
        <w:rPr>
          <w:b/>
        </w:rPr>
        <w:t xml:space="preserve">Figure </w:t>
      </w:r>
      <w:r w:rsidR="00407EAC">
        <w:rPr>
          <w:b/>
        </w:rPr>
        <w:t>3</w:t>
      </w:r>
      <w:r w:rsidR="00AA79B6">
        <w:rPr>
          <w:b/>
        </w:rPr>
        <w:t>:</w:t>
      </w:r>
      <w:r>
        <w:t xml:space="preserve"> Web Assembly </w:t>
      </w:r>
      <w:r w:rsidR="00AA79B6">
        <w:t>s</w:t>
      </w:r>
      <w:r>
        <w:t xml:space="preserve">upport in Web </w:t>
      </w:r>
      <w:r w:rsidR="00AA79B6">
        <w:t>b</w:t>
      </w:r>
      <w:r>
        <w:t xml:space="preserve">rowsers (source: </w:t>
      </w:r>
      <w:hyperlink r:id="rId15">
        <w:r>
          <w:rPr>
            <w:rStyle w:val="Hyperlink"/>
          </w:rPr>
          <w:t>Mozilla MDN</w:t>
        </w:r>
      </w:hyperlink>
      <w:r>
        <w:t>)</w:t>
      </w:r>
    </w:p>
    <w:p w14:paraId="32100BFE" w14:textId="77777777" w:rsidR="006904EC" w:rsidRDefault="006904EC" w:rsidP="00116847">
      <w:pPr>
        <w:pStyle w:val="BodyText"/>
      </w:pPr>
    </w:p>
    <w:p w14:paraId="48D0AA26" w14:textId="7161726F" w:rsidR="00116847" w:rsidRDefault="00AA79B6" w:rsidP="00116847">
      <w:pPr>
        <w:pStyle w:val="BodyText"/>
      </w:pPr>
      <w:r>
        <w:t>W</w:t>
      </w:r>
      <w:r w:rsidR="00116847">
        <w:t>hat is Web Assembly? In simple terms</w:t>
      </w:r>
      <w:r>
        <w:t>,</w:t>
      </w:r>
      <w:r w:rsidR="00116847">
        <w:t xml:space="preserve"> Web Assembly provides a byte code</w:t>
      </w:r>
      <w:r>
        <w:t>-</w:t>
      </w:r>
      <w:r w:rsidR="00116847">
        <w:t xml:space="preserve">level execution engine that can be targeted by compilers from other languages and </w:t>
      </w:r>
      <w:r>
        <w:t>thus</w:t>
      </w:r>
      <w:r w:rsidR="00116847">
        <w:t xml:space="preserve"> allows execution of non-JavaScript code.</w:t>
      </w:r>
    </w:p>
    <w:p w14:paraId="24821718" w14:textId="2DBCCCA9" w:rsidR="00A75A0E" w:rsidRDefault="00A75A0E" w:rsidP="00116847">
      <w:pPr>
        <w:pStyle w:val="BodyText"/>
      </w:pPr>
    </w:p>
    <w:p w14:paraId="3F043A2C" w14:textId="5F60ECC1" w:rsidR="00A75A0E" w:rsidRDefault="00A75A0E" w:rsidP="00A75A0E">
      <w:pPr>
        <w:pStyle w:val="PullQuote"/>
      </w:pPr>
      <w:r>
        <w:t xml:space="preserve">All major </w:t>
      </w:r>
      <w:r w:rsidR="00AA79B6">
        <w:t>b</w:t>
      </w:r>
      <w:r>
        <w:t xml:space="preserve">rowser </w:t>
      </w:r>
      <w:r w:rsidR="00AA79B6">
        <w:t>p</w:t>
      </w:r>
      <w:r>
        <w:t>latforms now have support for Web Assembly</w:t>
      </w:r>
      <w:r w:rsidR="00AA79B6">
        <w:t>.</w:t>
      </w:r>
    </w:p>
    <w:p w14:paraId="2467979C" w14:textId="77777777" w:rsidR="00AA79B6" w:rsidRDefault="00AA79B6" w:rsidP="00AA79B6">
      <w:pPr>
        <w:pStyle w:val="BodyText"/>
      </w:pPr>
    </w:p>
    <w:p w14:paraId="081C4E06" w14:textId="2EFBEFF7" w:rsidR="00116847" w:rsidRDefault="00116847" w:rsidP="00116847">
      <w:pPr>
        <w:pStyle w:val="Heading3"/>
      </w:pPr>
      <w:bookmarkStart w:id="55" w:name="byte-code-representation---native-execut"/>
      <w:bookmarkEnd w:id="55"/>
      <w:r>
        <w:lastRenderedPageBreak/>
        <w:t>Byte Code Representation</w:t>
      </w:r>
      <w:r w:rsidR="00AA79B6">
        <w:t>:</w:t>
      </w:r>
      <w:r>
        <w:t xml:space="preserve"> Native Execution</w:t>
      </w:r>
    </w:p>
    <w:p w14:paraId="40E9E3F8" w14:textId="1E907BD4" w:rsidR="00116847" w:rsidRDefault="00116847" w:rsidP="00607F9E">
      <w:pPr>
        <w:pStyle w:val="BodyText"/>
      </w:pPr>
      <w:r>
        <w:t>Web Assembly Modules (WASM) can be created by compilers that target a WASM output target. Today</w:t>
      </w:r>
      <w:r w:rsidR="00E8402E">
        <w:t>,</w:t>
      </w:r>
      <w:r>
        <w:t xml:space="preserve"> the most common WASM compilation platform is C/C++ using an </w:t>
      </w:r>
      <w:proofErr w:type="spellStart"/>
      <w:r>
        <w:t>Emscripten</w:t>
      </w:r>
      <w:proofErr w:type="spellEnd"/>
      <w:r>
        <w:t xml:space="preserve"> and an LLVM module that can output WASM byte code. There</w:t>
      </w:r>
      <w:r w:rsidR="00E8402E">
        <w:t>’</w:t>
      </w:r>
      <w:r>
        <w:t>s also work in pro</w:t>
      </w:r>
      <w:r w:rsidR="00E8402E">
        <w:t>gr</w:t>
      </w:r>
      <w:r>
        <w:t>ess with Mono to produce static Ahead of Time (AOT) compilation of .NET code to WASM</w:t>
      </w:r>
      <w:r w:rsidR="00E8402E">
        <w:t>,</w:t>
      </w:r>
      <w:r>
        <w:t xml:space="preserve"> although currently </w:t>
      </w:r>
      <w:proofErr w:type="spellStart"/>
      <w:r>
        <w:t>Blazor</w:t>
      </w:r>
      <w:proofErr w:type="spellEnd"/>
      <w:r>
        <w:t xml:space="preserve"> uses a different approach of </w:t>
      </w:r>
      <w:r w:rsidRPr="00A047DE">
        <w:rPr>
          <w:b/>
          <w:rPrChange w:id="56" w:author="Rick Strahl" w:date="2018-07-29T14:35:00Z">
            <w:rPr/>
          </w:rPrChange>
        </w:rPr>
        <w:t>us</w:t>
      </w:r>
      <w:r w:rsidR="00E8402E" w:rsidRPr="00A047DE">
        <w:rPr>
          <w:b/>
          <w:rPrChange w:id="57" w:author="Rick Strahl" w:date="2018-07-29T14:35:00Z">
            <w:rPr/>
          </w:rPrChange>
        </w:rPr>
        <w:t>ing</w:t>
      </w:r>
      <w:r w:rsidRPr="00A047DE">
        <w:rPr>
          <w:b/>
          <w:rPrChange w:id="58" w:author="Rick Strahl" w:date="2018-07-29T14:35:00Z">
            <w:rPr/>
          </w:rPrChange>
        </w:rPr>
        <w:t xml:space="preserve"> Mono as a hosted runtime via WASM</w:t>
      </w:r>
      <w:r>
        <w:t xml:space="preserve"> to execute/interpret .NET code at runtime.</w:t>
      </w:r>
    </w:p>
    <w:p w14:paraId="3446B839" w14:textId="77777777" w:rsidR="00607F9E" w:rsidRDefault="00607F9E" w:rsidP="00607F9E">
      <w:pPr>
        <w:pStyle w:val="BodyText"/>
      </w:pPr>
    </w:p>
    <w:p w14:paraId="67DB65E0" w14:textId="49B93509" w:rsidR="00116847" w:rsidRDefault="00116847" w:rsidP="00116847">
      <w:pPr>
        <w:pStyle w:val="BodyText"/>
      </w:pPr>
      <w:r>
        <w:t xml:space="preserve">WASM modules consist of binary content called </w:t>
      </w:r>
      <w:r>
        <w:rPr>
          <w:b/>
        </w:rPr>
        <w:t>Intermediate Representation</w:t>
      </w:r>
      <w:r>
        <w:t xml:space="preserve"> (IR)</w:t>
      </w:r>
      <w:r w:rsidR="0057059D">
        <w:t>,</w:t>
      </w:r>
      <w:r>
        <w:t xml:space="preserve"> which is assembly-like byte code. This low</w:t>
      </w:r>
      <w:r w:rsidR="0057059D">
        <w:t>-</w:t>
      </w:r>
      <w:r>
        <w:t>level byte code is then loaded and compiled by the Web Assembly loader into processor</w:t>
      </w:r>
      <w:r w:rsidR="0057059D">
        <w:t>-</w:t>
      </w:r>
      <w:r>
        <w:t>specific native code that</w:t>
      </w:r>
      <w:r w:rsidR="0057059D">
        <w:t>’</w:t>
      </w:r>
      <w:r>
        <w:t xml:space="preserve">s executed by the </w:t>
      </w:r>
      <w:r w:rsidR="0057059D">
        <w:t>b</w:t>
      </w:r>
      <w:r>
        <w:t>rowser's VM. The IR code isn</w:t>
      </w:r>
      <w:r w:rsidR="0057059D">
        <w:t>’</w:t>
      </w:r>
      <w:r>
        <w:t xml:space="preserve">t processor specific and it's the job of the Web Assembly engine to create the appropriate x86 or ARM native code for the specific </w:t>
      </w:r>
      <w:r w:rsidR="0057059D">
        <w:t>b</w:t>
      </w:r>
      <w:r>
        <w:t>rowser VM to execute.</w:t>
      </w:r>
    </w:p>
    <w:p w14:paraId="47E35C2B" w14:textId="77777777" w:rsidR="00FE2DDD" w:rsidRDefault="00FE2DDD" w:rsidP="00116847">
      <w:pPr>
        <w:pStyle w:val="BodyText"/>
      </w:pPr>
    </w:p>
    <w:p w14:paraId="66E038D6" w14:textId="7B5D180D" w:rsidR="00116847" w:rsidRDefault="00116847" w:rsidP="00116847">
      <w:pPr>
        <w:pStyle w:val="BodyText"/>
      </w:pPr>
      <w:r>
        <w:t xml:space="preserve">WASM modules can be loaded from JavaScript in the browser using a set of </w:t>
      </w:r>
      <w:proofErr w:type="spellStart"/>
      <w:r>
        <w:t>WebAssembly</w:t>
      </w:r>
      <w:proofErr w:type="spellEnd"/>
      <w:r>
        <w:t xml:space="preserve"> APIs. Eventually the goal is to be able to load WASM modules using </w:t>
      </w:r>
      <w:r w:rsidRPr="00C61524">
        <w:rPr>
          <w:b/>
        </w:rPr>
        <w:t xml:space="preserve">&lt;script </w:t>
      </w:r>
      <w:proofErr w:type="spellStart"/>
      <w:r w:rsidRPr="00C61524">
        <w:rPr>
          <w:b/>
        </w:rPr>
        <w:t>src</w:t>
      </w:r>
      <w:proofErr w:type="spellEnd"/>
      <w:r w:rsidRPr="00C61524">
        <w:rPr>
          <w:b/>
        </w:rPr>
        <w:t>="</w:t>
      </w:r>
      <w:proofErr w:type="spellStart"/>
      <w:proofErr w:type="gramStart"/>
      <w:r w:rsidRPr="00C61524">
        <w:rPr>
          <w:b/>
        </w:rPr>
        <w:t>myapp.wasm</w:t>
      </w:r>
      <w:proofErr w:type="spellEnd"/>
      <w:proofErr w:type="gramEnd"/>
      <w:r w:rsidRPr="00C61524">
        <w:rPr>
          <w:b/>
        </w:rPr>
        <w:t>" type="module"&gt;&lt;/script&gt;</w:t>
      </w:r>
      <w:r>
        <w:t xml:space="preserve"> syntax, with loaded module</w:t>
      </w:r>
      <w:r w:rsidR="0057059D">
        <w:t>s</w:t>
      </w:r>
      <w:r>
        <w:t xml:space="preserve"> using the same module loader used by </w:t>
      </w:r>
      <w:proofErr w:type="spellStart"/>
      <w:r>
        <w:t>EcmaScript</w:t>
      </w:r>
      <w:proofErr w:type="spellEnd"/>
      <w:r>
        <w:t xml:space="preserve"> 2016 and later. For </w:t>
      </w:r>
      <w:proofErr w:type="spellStart"/>
      <w:r>
        <w:t>Blazor</w:t>
      </w:r>
      <w:proofErr w:type="spellEnd"/>
      <w:r>
        <w:t xml:space="preserve"> use</w:t>
      </w:r>
      <w:r w:rsidR="0057059D">
        <w:t>,</w:t>
      </w:r>
      <w:r>
        <w:t xml:space="preserve"> this doesn't really matter as all the Web Assembly interaction is performed internally by the </w:t>
      </w:r>
      <w:proofErr w:type="spellStart"/>
      <w:r>
        <w:t>Blazor</w:t>
      </w:r>
      <w:proofErr w:type="spellEnd"/>
      <w:r>
        <w:t xml:space="preserve"> JavaScript framework that's responsible for loading the Mono WASM module and interactive via JavaScript shims.</w:t>
      </w:r>
    </w:p>
    <w:p w14:paraId="6EE17A3D" w14:textId="77777777" w:rsidR="00FE2DDD" w:rsidRDefault="00FE2DDD" w:rsidP="00116847">
      <w:pPr>
        <w:pStyle w:val="BodyText"/>
      </w:pPr>
    </w:p>
    <w:p w14:paraId="42F14A40" w14:textId="6D3F0BAC" w:rsidR="00116847" w:rsidRDefault="00116847" w:rsidP="00116847">
      <w:pPr>
        <w:pStyle w:val="BodyText"/>
      </w:pPr>
      <w:r>
        <w:t>One of the original use cases for Web Assembly is to have high performance C++</w:t>
      </w:r>
      <w:r w:rsidR="0057059D">
        <w:t>-</w:t>
      </w:r>
      <w:r>
        <w:t xml:space="preserve">built modules that can be called from JavaScript and execute many times faster than the same code in JavaScript. Performance is a good reason for Web Assembly, but another great use case is to build frameworks that can facilitate hosting of other language runtimes inside the browser. Microsoft's </w:t>
      </w:r>
      <w:proofErr w:type="spellStart"/>
      <w:r>
        <w:rPr>
          <w:b/>
        </w:rPr>
        <w:t>Blazor</w:t>
      </w:r>
      <w:proofErr w:type="spellEnd"/>
      <w:r>
        <w:t xml:space="preserve"> using .NET is just one example of this using the Mono .NET runtime in the browser to allow loading and executing code in .NET Standard assemblies, but there are many other languages that tak</w:t>
      </w:r>
      <w:r w:rsidR="0029019E">
        <w:t>e</w:t>
      </w:r>
      <w:r>
        <w:t xml:space="preserve"> similar approaches (see </w:t>
      </w:r>
      <w:hyperlink r:id="rId16">
        <w:r>
          <w:rPr>
            <w:rStyle w:val="Hyperlink"/>
          </w:rPr>
          <w:t>https://github.com/appcypher/awesome-wasm-langs</w:t>
        </w:r>
      </w:hyperlink>
      <w:r>
        <w:t>).</w:t>
      </w:r>
    </w:p>
    <w:p w14:paraId="40DCC294" w14:textId="77777777" w:rsidR="00FE2DDD" w:rsidRDefault="00FE2DDD" w:rsidP="00116847">
      <w:pPr>
        <w:pStyle w:val="BodyText"/>
      </w:pPr>
    </w:p>
    <w:p w14:paraId="3DBA514B" w14:textId="56246208" w:rsidR="00116847" w:rsidRDefault="00116847" w:rsidP="00116847">
      <w:pPr>
        <w:pStyle w:val="BodyText"/>
      </w:pPr>
      <w:r>
        <w:t xml:space="preserve">With the advent of </w:t>
      </w:r>
      <w:proofErr w:type="spellStart"/>
      <w:r>
        <w:t>WebAssembly</w:t>
      </w:r>
      <w:proofErr w:type="spellEnd"/>
      <w:r w:rsidR="0029019E">
        <w:t>,</w:t>
      </w:r>
      <w:r>
        <w:t xml:space="preserve"> the browser runtimes can now load and run two types of code</w:t>
      </w:r>
      <w:r w:rsidR="0029019E">
        <w:t>,</w:t>
      </w:r>
      <w:ins w:id="59" w:author="Rick Strahl" w:date="2018-07-29T14:37:00Z">
        <w:r w:rsidR="00A047DE">
          <w:t xml:space="preserve"> </w:t>
        </w:r>
      </w:ins>
      <w:r>
        <w:t xml:space="preserve">JavaScript and </w:t>
      </w:r>
      <w:proofErr w:type="spellStart"/>
      <w:r>
        <w:t>WebAssembly</w:t>
      </w:r>
      <w:proofErr w:type="spellEnd"/>
      <w:r w:rsidR="0029019E">
        <w:t>,</w:t>
      </w:r>
      <w:r>
        <w:t xml:space="preserve"> as side</w:t>
      </w:r>
      <w:r w:rsidR="0029019E">
        <w:t>-</w:t>
      </w:r>
      <w:r>
        <w:t>by</w:t>
      </w:r>
      <w:r w:rsidR="0029019E">
        <w:t>-</w:t>
      </w:r>
      <w:r>
        <w:t>side technologies.</w:t>
      </w:r>
      <w:ins w:id="60" w:author="Rick Strahl" w:date="2018-07-29T14:37:00Z">
        <w:r w:rsidR="00A047DE">
          <w:t xml:space="preserve"> Both use the same Browser sandbox and run using that same security environment. Web Assembly doesn’t allow </w:t>
        </w:r>
      </w:ins>
      <w:ins w:id="61" w:author="Rick Strahl" w:date="2018-07-29T14:38:00Z">
        <w:r w:rsidR="00A047DE">
          <w:t xml:space="preserve">direct </w:t>
        </w:r>
      </w:ins>
      <w:ins w:id="62" w:author="Rick Strahl" w:date="2018-07-29T14:37:00Z">
        <w:r w:rsidR="00A047DE">
          <w:t xml:space="preserve">access to </w:t>
        </w:r>
      </w:ins>
      <w:ins w:id="63" w:author="Rick Strahl" w:date="2018-07-29T14:38:00Z">
        <w:r w:rsidR="004319E6">
          <w:t xml:space="preserve">machine level hardware or OS features </w:t>
        </w:r>
        <w:r w:rsidR="002E5210">
          <w:t>any more</w:t>
        </w:r>
        <w:r w:rsidR="004319E6">
          <w:t xml:space="preserve"> than JavaScript does.</w:t>
        </w:r>
      </w:ins>
    </w:p>
    <w:p w14:paraId="25F42658" w14:textId="77777777" w:rsidR="0029019E" w:rsidRDefault="0029019E" w:rsidP="00116847">
      <w:pPr>
        <w:pStyle w:val="BodyText"/>
      </w:pPr>
    </w:p>
    <w:p w14:paraId="2FCD6E22" w14:textId="32D1AA42" w:rsidR="00116847" w:rsidRDefault="00116847" w:rsidP="00116847">
      <w:pPr>
        <w:pStyle w:val="Heading3"/>
      </w:pPr>
      <w:bookmarkStart w:id="64" w:name="web-assembly-limitations"/>
      <w:bookmarkEnd w:id="64"/>
      <w:r>
        <w:t xml:space="preserve">Web Assembly </w:t>
      </w:r>
      <w:r w:rsidR="0029019E">
        <w:t>L</w:t>
      </w:r>
      <w:r>
        <w:t>imitations</w:t>
      </w:r>
    </w:p>
    <w:p w14:paraId="7706D78E" w14:textId="637AD001" w:rsidR="00116847" w:rsidRDefault="00116847" w:rsidP="0034772F">
      <w:pPr>
        <w:pStyle w:val="BodyText"/>
      </w:pPr>
      <w:r>
        <w:t xml:space="preserve">All </w:t>
      </w:r>
      <w:r w:rsidR="0029019E">
        <w:t xml:space="preserve">of </w:t>
      </w:r>
      <w:r>
        <w:t xml:space="preserve">this certainly sounds very promising, but Web Assembly is </w:t>
      </w:r>
      <w:r w:rsidR="0029019E">
        <w:t xml:space="preserve">a </w:t>
      </w:r>
      <w:r>
        <w:t xml:space="preserve">relatively new </w:t>
      </w:r>
      <w:r w:rsidR="0029019E">
        <w:t>b</w:t>
      </w:r>
      <w:r>
        <w:t>rowser technology and in its current state</w:t>
      </w:r>
      <w:r w:rsidR="0029019E">
        <w:t>, it</w:t>
      </w:r>
      <w:r>
        <w:t xml:space="preserve"> has a couple of big limitations.</w:t>
      </w:r>
    </w:p>
    <w:p w14:paraId="35E54375" w14:textId="77777777" w:rsidR="0034772F" w:rsidRDefault="0034772F" w:rsidP="0034772F">
      <w:pPr>
        <w:pStyle w:val="BodyText"/>
      </w:pPr>
    </w:p>
    <w:p w14:paraId="0824370D" w14:textId="1C2BE88B" w:rsidR="0029019E" w:rsidRDefault="00116847" w:rsidP="00B2286E">
      <w:pPr>
        <w:pStyle w:val="BullettedBodyText"/>
        <w:jc w:val="left"/>
      </w:pPr>
      <w:r w:rsidRPr="0029019E">
        <w:rPr>
          <w:b/>
        </w:rPr>
        <w:t xml:space="preserve">No access </w:t>
      </w:r>
      <w:r w:rsidR="0029019E">
        <w:rPr>
          <w:b/>
        </w:rPr>
        <w:t>t</w:t>
      </w:r>
      <w:r w:rsidRPr="0029019E">
        <w:rPr>
          <w:b/>
        </w:rPr>
        <w:t>o the HTML DOM and APIs</w:t>
      </w:r>
      <w:r w:rsidR="0029019E">
        <w:t xml:space="preserve">. </w:t>
      </w:r>
      <w:r>
        <w:t>Currently Web Assembly has no way to directly access the browser's DOM or APIs, so in order to interact with HTML page content, Canvas</w:t>
      </w:r>
      <w:r w:rsidR="0029019E">
        <w:t>,</w:t>
      </w:r>
      <w:r>
        <w:t xml:space="preserve"> or any </w:t>
      </w:r>
      <w:r w:rsidR="0029019E">
        <w:t>b</w:t>
      </w:r>
      <w:r>
        <w:t xml:space="preserve">rowser API, Web </w:t>
      </w:r>
      <w:r w:rsidR="0029019E">
        <w:t>A</w:t>
      </w:r>
      <w:r>
        <w:t>ssembly has to use interop with JavaScript. A function inside of WASM is essentially a self-contained block of code that</w:t>
      </w:r>
      <w:r w:rsidR="0029019E">
        <w:t>’</w:t>
      </w:r>
      <w:r>
        <w:t>s isolated from the environment it's hosted in. Think of it as a static function where all dependencies have to be passed in or maintained within the internal context. JavaScript Interop is required to access DOM and APIs.</w:t>
      </w:r>
    </w:p>
    <w:p w14:paraId="742C349E" w14:textId="311A8BD1" w:rsidR="00116847" w:rsidRDefault="00116847" w:rsidP="00B2286E">
      <w:pPr>
        <w:pStyle w:val="BullettedBodyText"/>
        <w:jc w:val="left"/>
      </w:pPr>
      <w:r w:rsidRPr="0029019E">
        <w:rPr>
          <w:b/>
        </w:rPr>
        <w:t>Numeric Parameters and Return Values Only</w:t>
      </w:r>
      <w:r w:rsidR="0029019E">
        <w:t xml:space="preserve">. </w:t>
      </w:r>
      <w:r>
        <w:t>Web Assembly functions currently support only numeric types as parameters. There's no support for strings or references or any other non-numeric type. Any type of data has to be passed to Web Assembly functions via pointers to array buffers. In the real world</w:t>
      </w:r>
      <w:r w:rsidR="0029019E">
        <w:t>,</w:t>
      </w:r>
      <w:r>
        <w:t xml:space="preserve"> this means a lot of serialization and copying of data has to be done </w:t>
      </w:r>
      <w:r w:rsidR="0029019E">
        <w:t xml:space="preserve">in order </w:t>
      </w:r>
      <w:r>
        <w:t>to move data between JavaScript and Web Assembly.</w:t>
      </w:r>
    </w:p>
    <w:p w14:paraId="39B99588" w14:textId="77777777" w:rsidR="0034772F" w:rsidRDefault="0034772F" w:rsidP="0034772F">
      <w:pPr>
        <w:pStyle w:val="BodyText"/>
      </w:pPr>
    </w:p>
    <w:p w14:paraId="5EEB7F8B" w14:textId="58126FCC" w:rsidR="00116847" w:rsidRDefault="0029019E" w:rsidP="0034772F">
      <w:pPr>
        <w:pStyle w:val="BodyText"/>
      </w:pPr>
      <w:r>
        <w:t>Although</w:t>
      </w:r>
      <w:r w:rsidR="00116847">
        <w:t xml:space="preserve"> these issues are pretty major, they have (slow) workarounds with some extra code gymnastics and interop with JavaScript via shims. Both of these issues are abstracted and hidden by frameworks like </w:t>
      </w:r>
      <w:proofErr w:type="spellStart"/>
      <w:r w:rsidR="00116847">
        <w:t>Blazor</w:t>
      </w:r>
      <w:proofErr w:type="spellEnd"/>
      <w:r w:rsidR="00116847">
        <w:t xml:space="preserve"> as </w:t>
      </w:r>
      <w:r>
        <w:t>you</w:t>
      </w:r>
      <w:r w:rsidR="00116847">
        <w:t>'ll see, but the interop performance tax is a real issue.</w:t>
      </w:r>
    </w:p>
    <w:p w14:paraId="660EE9A4" w14:textId="77777777" w:rsidR="0034772F" w:rsidRDefault="0034772F" w:rsidP="00116847">
      <w:pPr>
        <w:pStyle w:val="BodyText"/>
      </w:pPr>
    </w:p>
    <w:p w14:paraId="0B88D1F0" w14:textId="5DC49DD7" w:rsidR="00116847" w:rsidRDefault="00116847" w:rsidP="00116847">
      <w:pPr>
        <w:pStyle w:val="BodyText"/>
      </w:pPr>
      <w:r>
        <w:t>These issues are well known and will be fixed in future versions</w:t>
      </w:r>
      <w:r w:rsidR="0029019E">
        <w:t>,</w:t>
      </w:r>
      <w:r>
        <w:t xml:space="preserve"> but for now</w:t>
      </w:r>
      <w:r w:rsidR="0029019E">
        <w:t>,</w:t>
      </w:r>
      <w:r>
        <w:t xml:space="preserve"> current frameworks have to work around these issues</w:t>
      </w:r>
      <w:ins w:id="65" w:author="Rick Strahl" w:date="2018-07-29T14:39:00Z">
        <w:r w:rsidR="002E5210">
          <w:t xml:space="preserve"> via these JavaScript shims</w:t>
        </w:r>
      </w:ins>
      <w:r>
        <w:t>.</w:t>
      </w:r>
    </w:p>
    <w:p w14:paraId="1CC20E85" w14:textId="5BB3C1FB" w:rsidR="00BD7ADE" w:rsidRDefault="00BD7ADE" w:rsidP="00116847">
      <w:pPr>
        <w:pStyle w:val="BodyText"/>
      </w:pPr>
    </w:p>
    <w:p w14:paraId="1AEAA0E2" w14:textId="1EF755B2" w:rsidR="00116847" w:rsidRDefault="00116847" w:rsidP="00116847">
      <w:pPr>
        <w:pStyle w:val="Heading2"/>
      </w:pPr>
      <w:bookmarkStart w:id="66" w:name="blazor-browser-based-razor-pages"/>
      <w:bookmarkEnd w:id="66"/>
      <w:proofErr w:type="spellStart"/>
      <w:r>
        <w:t>Blazor</w:t>
      </w:r>
      <w:proofErr w:type="spellEnd"/>
      <w:r>
        <w:t>: Browser</w:t>
      </w:r>
      <w:r w:rsidR="0029019E">
        <w:t>-b</w:t>
      </w:r>
      <w:r>
        <w:t>ased Razor Pages</w:t>
      </w:r>
    </w:p>
    <w:p w14:paraId="362AB686" w14:textId="4D530A0F" w:rsidR="00116847" w:rsidRDefault="00116847" w:rsidP="0034772F">
      <w:pPr>
        <w:pStyle w:val="BodyText"/>
      </w:pPr>
      <w:proofErr w:type="spellStart"/>
      <w:r>
        <w:t>Blazor</w:t>
      </w:r>
      <w:proofErr w:type="spellEnd"/>
      <w:r>
        <w:t xml:space="preserve"> is a framework that sits on top of Web Assembly and gets its name from using </w:t>
      </w:r>
      <w:r>
        <w:rPr>
          <w:b/>
        </w:rPr>
        <w:t>Razor</w:t>
      </w:r>
      <w:r>
        <w:t xml:space="preserve"> templates in the </w:t>
      </w:r>
      <w:ins w:id="67" w:author="Rick Strahl" w:date="2018-07-29T14:39:00Z">
        <w:r w:rsidR="002E5210" w:rsidRPr="002E5210">
          <w:rPr>
            <w:b/>
            <w:rPrChange w:id="68" w:author="Rick Strahl" w:date="2018-07-29T14:40:00Z">
              <w:rPr/>
            </w:rPrChange>
          </w:rPr>
          <w:t>B</w:t>
        </w:r>
      </w:ins>
      <w:del w:id="69" w:author="Rick Strahl" w:date="2018-07-29T14:39:00Z">
        <w:r w:rsidR="0029019E" w:rsidRPr="002E5210" w:rsidDel="002E5210">
          <w:rPr>
            <w:b/>
            <w:rPrChange w:id="70" w:author="Rick Strahl" w:date="2018-07-29T14:40:00Z">
              <w:rPr/>
            </w:rPrChange>
          </w:rPr>
          <w:delText>b</w:delText>
        </w:r>
      </w:del>
      <w:r w:rsidRPr="002E5210">
        <w:rPr>
          <w:b/>
          <w:rPrChange w:id="71" w:author="Rick Strahl" w:date="2018-07-29T14:40:00Z">
            <w:rPr/>
          </w:rPrChange>
        </w:rPr>
        <w:t>rowser</w:t>
      </w:r>
      <w:r>
        <w:t>. Behind the scenes</w:t>
      </w:r>
      <w:r w:rsidR="000D0421">
        <w:t>,</w:t>
      </w:r>
      <w:r>
        <w:t xml:space="preserve"> </w:t>
      </w:r>
      <w:proofErr w:type="spellStart"/>
      <w:r>
        <w:t>Blazor</w:t>
      </w:r>
      <w:proofErr w:type="spellEnd"/>
      <w:r>
        <w:t xml:space="preserve"> uses a single Web Assembly module</w:t>
      </w:r>
      <w:r w:rsidR="000D0421">
        <w:t>,</w:t>
      </w:r>
      <w:r>
        <w:t xml:space="preserve"> which is a WASM</w:t>
      </w:r>
      <w:r w:rsidR="000D0421">
        <w:t>-</w:t>
      </w:r>
      <w:r>
        <w:t>targeted version of the Mono .NET Runtime. Mono is a flavor of the .NET runtime that underlies the various Xamarin platforms as well as many flavors of Linux, Mac</w:t>
      </w:r>
      <w:r w:rsidR="000D0421">
        <w:t>,</w:t>
      </w:r>
      <w:r>
        <w:t xml:space="preserve"> and small devices. WASM is yet another custom target for the Mono runtime that allows execution of .NET Standard assemblies and code. This Mono WASM version is customized and kept as small as possible for the browser environment</w:t>
      </w:r>
      <w:ins w:id="72" w:author="Rick Strahl" w:date="2018-07-29T14:40:00Z">
        <w:r w:rsidR="002E5210">
          <w:t xml:space="preserve"> and it uses the Browser’s runtime to implement its various </w:t>
        </w:r>
      </w:ins>
      <w:ins w:id="73" w:author="Rick Strahl" w:date="2018-07-29T14:41:00Z">
        <w:r w:rsidR="002E5210">
          <w:t xml:space="preserve">runtime </w:t>
        </w:r>
      </w:ins>
      <w:ins w:id="74" w:author="Rick Strahl" w:date="2018-07-29T14:40:00Z">
        <w:r w:rsidR="002E5210">
          <w:t>features</w:t>
        </w:r>
      </w:ins>
      <w:r>
        <w:t>.</w:t>
      </w:r>
    </w:p>
    <w:p w14:paraId="05D3288A" w14:textId="77777777" w:rsidR="0034772F" w:rsidRDefault="0034772F" w:rsidP="0034772F">
      <w:pPr>
        <w:pStyle w:val="BodyText"/>
      </w:pPr>
    </w:p>
    <w:p w14:paraId="1FA903E7" w14:textId="3D2A5385" w:rsidR="00116847" w:rsidRDefault="00116847" w:rsidP="00116847">
      <w:pPr>
        <w:pStyle w:val="BodyText"/>
      </w:pPr>
      <w:r>
        <w:t>What this means is that once the Mono WASM module is loaded</w:t>
      </w:r>
      <w:r w:rsidR="000D0421">
        <w:t>,</w:t>
      </w:r>
      <w:r>
        <w:t xml:space="preserve"> you can execute code in plain old .NET Standard 2.0</w:t>
      </w:r>
      <w:r w:rsidR="000D0421">
        <w:t>-</w:t>
      </w:r>
      <w:r>
        <w:t xml:space="preserve">compatible assemblies directly inside a browser. There's obviously a bit of setup required to bootstrap the runtime, and </w:t>
      </w:r>
      <w:proofErr w:type="spellStart"/>
      <w:r>
        <w:t>Blazor</w:t>
      </w:r>
      <w:proofErr w:type="spellEnd"/>
      <w:r>
        <w:t xml:space="preserve"> provides that bootstrapping mechanism in addition to the HTML framework using Razor Pages.</w:t>
      </w:r>
    </w:p>
    <w:p w14:paraId="1BD2D78E" w14:textId="77777777" w:rsidR="000D0421" w:rsidRDefault="000D0421" w:rsidP="00116847">
      <w:pPr>
        <w:pStyle w:val="BodyText"/>
      </w:pPr>
    </w:p>
    <w:p w14:paraId="32078ADD" w14:textId="1B347784" w:rsidR="00116847" w:rsidRDefault="00116847" w:rsidP="00116847">
      <w:pPr>
        <w:pStyle w:val="BodyText"/>
      </w:pPr>
      <w:r>
        <w:t>The Mono WASM module supports .NET Standard 2.0 where it makes sense but throw</w:t>
      </w:r>
      <w:r w:rsidR="000D0421">
        <w:t>s</w:t>
      </w:r>
      <w:r>
        <w:t xml:space="preserve"> </w:t>
      </w:r>
      <w:proofErr w:type="spellStart"/>
      <w:r>
        <w:rPr>
          <w:b/>
        </w:rPr>
        <w:t>NotSupported</w:t>
      </w:r>
      <w:proofErr w:type="spellEnd"/>
      <w:r>
        <w:t xml:space="preserve"> exceptions for features that don't work. I had no issue importing several of my own .NET Standard utility libraries from NuGet and accessing a number of utility methods from them in my </w:t>
      </w:r>
      <w:proofErr w:type="spellStart"/>
      <w:r>
        <w:t>Blazor</w:t>
      </w:r>
      <w:proofErr w:type="spellEnd"/>
      <w:r>
        <w:t xml:space="preserve"> code. How cool is that?</w:t>
      </w:r>
    </w:p>
    <w:p w14:paraId="46D9BC20" w14:textId="77777777" w:rsidR="000D0421" w:rsidRDefault="000D0421" w:rsidP="00116847">
      <w:pPr>
        <w:pStyle w:val="BodyText"/>
      </w:pPr>
    </w:p>
    <w:p w14:paraId="666700DF" w14:textId="10C6EF28" w:rsidR="00116847" w:rsidRDefault="00116847" w:rsidP="00116847">
      <w:pPr>
        <w:pStyle w:val="BodyText"/>
      </w:pPr>
      <w:proofErr w:type="spellStart"/>
      <w:r>
        <w:t>Blazor</w:t>
      </w:r>
      <w:proofErr w:type="spellEnd"/>
      <w:r>
        <w:t xml:space="preserve"> works by:</w:t>
      </w:r>
    </w:p>
    <w:p w14:paraId="3AD18DC6" w14:textId="77777777" w:rsidR="0034772F" w:rsidRDefault="0034772F" w:rsidP="00116847">
      <w:pPr>
        <w:pStyle w:val="BodyText"/>
      </w:pPr>
    </w:p>
    <w:p w14:paraId="18995AE2" w14:textId="77777777" w:rsidR="00116847" w:rsidRDefault="00116847" w:rsidP="0034772F">
      <w:pPr>
        <w:pStyle w:val="BullettedBodyText"/>
      </w:pPr>
      <w:r>
        <w:t>Using a compiled Mono (Interpreted) .NET Runtime as a WASM module</w:t>
      </w:r>
    </w:p>
    <w:p w14:paraId="4E404AD8" w14:textId="77777777" w:rsidR="00116847" w:rsidRDefault="00116847" w:rsidP="0034772F">
      <w:pPr>
        <w:pStyle w:val="BullettedBodyText"/>
      </w:pPr>
      <w:r>
        <w:t>Using Mono to load standard .NET Assemblies</w:t>
      </w:r>
    </w:p>
    <w:p w14:paraId="138429E5" w14:textId="77777777" w:rsidR="00116847" w:rsidRDefault="00116847" w:rsidP="0034772F">
      <w:pPr>
        <w:pStyle w:val="BullettedBodyText"/>
      </w:pPr>
      <w:r>
        <w:t>Executing .NET code through the Mono Runtime</w:t>
      </w:r>
    </w:p>
    <w:p w14:paraId="5047FF78" w14:textId="316D6EEF" w:rsidR="00116847" w:rsidRDefault="00116847" w:rsidP="0034772F">
      <w:pPr>
        <w:pStyle w:val="BullettedBodyText"/>
      </w:pPr>
      <w:r>
        <w:t xml:space="preserve">Updating the </w:t>
      </w:r>
      <w:r w:rsidR="000D0421">
        <w:t>b</w:t>
      </w:r>
      <w:r>
        <w:t>rowser DOM via JavaScript interop</w:t>
      </w:r>
    </w:p>
    <w:p w14:paraId="75209128" w14:textId="77777777" w:rsidR="00116847" w:rsidRDefault="00116847" w:rsidP="0034772F">
      <w:pPr>
        <w:pStyle w:val="BullettedBodyText"/>
      </w:pPr>
      <w:r>
        <w:t>Capturing JavaScript events and re-rendering based on DOM events</w:t>
      </w:r>
    </w:p>
    <w:p w14:paraId="6034DAA6" w14:textId="77777777" w:rsidR="0034772F" w:rsidRDefault="0034772F" w:rsidP="0034772F">
      <w:pPr>
        <w:pStyle w:val="BodyText"/>
      </w:pPr>
    </w:p>
    <w:p w14:paraId="7D6DA151" w14:textId="66B50C5C" w:rsidR="00116847" w:rsidRDefault="00116847" w:rsidP="0034772F">
      <w:pPr>
        <w:pStyle w:val="BodyText"/>
      </w:pPr>
      <w:r>
        <w:t>User code then executes based on these concepts:</w:t>
      </w:r>
    </w:p>
    <w:p w14:paraId="4AA82181" w14:textId="77777777" w:rsidR="0034772F" w:rsidRDefault="0034772F" w:rsidP="0034772F">
      <w:pPr>
        <w:pStyle w:val="BodyText"/>
      </w:pPr>
    </w:p>
    <w:p w14:paraId="71D28EF1" w14:textId="77777777" w:rsidR="00116847" w:rsidRDefault="00116847" w:rsidP="0034772F">
      <w:pPr>
        <w:pStyle w:val="BullettedBodyText"/>
      </w:pPr>
      <w:r>
        <w:t xml:space="preserve">The </w:t>
      </w:r>
      <w:proofErr w:type="spellStart"/>
      <w:r>
        <w:t>Blazor</w:t>
      </w:r>
      <w:proofErr w:type="spellEnd"/>
      <w:r>
        <w:t xml:space="preserve"> framework is implemented in C# code</w:t>
      </w:r>
    </w:p>
    <w:p w14:paraId="35C2B0C2" w14:textId="0170ABB7" w:rsidR="00116847" w:rsidRDefault="00116847" w:rsidP="0034772F">
      <w:pPr>
        <w:pStyle w:val="BullettedBodyText"/>
      </w:pPr>
      <w:r>
        <w:t xml:space="preserve">All .NET </w:t>
      </w:r>
      <w:r w:rsidR="000D0421">
        <w:t>c</w:t>
      </w:r>
      <w:r>
        <w:t>ode is executed by the Mono Runtime</w:t>
      </w:r>
    </w:p>
    <w:p w14:paraId="0903CA09" w14:textId="51679670" w:rsidR="00116847" w:rsidRDefault="00116847" w:rsidP="0034772F">
      <w:pPr>
        <w:pStyle w:val="BullettedBodyText"/>
      </w:pPr>
      <w:r>
        <w:t xml:space="preserve">User .NET </w:t>
      </w:r>
      <w:r w:rsidR="000D0421">
        <w:t>c</w:t>
      </w:r>
      <w:r>
        <w:t>ode is executed via Mono</w:t>
      </w:r>
    </w:p>
    <w:p w14:paraId="716A80A7" w14:textId="77777777" w:rsidR="00116847" w:rsidRDefault="00116847" w:rsidP="0034772F">
      <w:pPr>
        <w:pStyle w:val="BullettedBodyText"/>
      </w:pPr>
      <w:r>
        <w:t>Razor Templates convert to .NET classes that execute via Mono</w:t>
      </w:r>
    </w:p>
    <w:p w14:paraId="18E07784" w14:textId="77777777" w:rsidR="0034772F" w:rsidRDefault="0034772F" w:rsidP="0034772F">
      <w:pPr>
        <w:pStyle w:val="BodyText"/>
      </w:pPr>
    </w:p>
    <w:p w14:paraId="1DD66827" w14:textId="45B935FB" w:rsidR="00116847" w:rsidRPr="00E640F3" w:rsidRDefault="00116847" w:rsidP="00E640F3">
      <w:pPr>
        <w:pStyle w:val="BodyText"/>
      </w:pPr>
      <w:r w:rsidRPr="00E640F3">
        <w:t xml:space="preserve">If you look at the output of a compiled </w:t>
      </w:r>
      <w:proofErr w:type="spellStart"/>
      <w:r w:rsidRPr="00E640F3">
        <w:t>Blazor</w:t>
      </w:r>
      <w:proofErr w:type="spellEnd"/>
      <w:r w:rsidRPr="00E640F3">
        <w:t xml:space="preserve"> application</w:t>
      </w:r>
      <w:r w:rsidR="000D0421">
        <w:t>,</w:t>
      </w:r>
      <w:r w:rsidRPr="00E640F3">
        <w:t xml:space="preserve"> as shown in </w:t>
      </w:r>
      <w:r w:rsidRPr="006C271F">
        <w:rPr>
          <w:b/>
        </w:rPr>
        <w:t xml:space="preserve">Figure </w:t>
      </w:r>
      <w:r w:rsidR="00367DF7" w:rsidRPr="006C271F">
        <w:rPr>
          <w:b/>
        </w:rPr>
        <w:t>4</w:t>
      </w:r>
      <w:r w:rsidR="000D0421">
        <w:rPr>
          <w:b/>
        </w:rPr>
        <w:t>,</w:t>
      </w:r>
      <w:r w:rsidRPr="00E640F3">
        <w:t xml:space="preserve"> you'll see the</w:t>
      </w:r>
      <w:r w:rsidRPr="00E640F3">
        <w:rPr>
          <w:b/>
        </w:rPr>
        <w:t xml:space="preserve"> </w:t>
      </w:r>
      <w:proofErr w:type="spellStart"/>
      <w:proofErr w:type="gramStart"/>
      <w:r w:rsidRPr="00E640F3">
        <w:rPr>
          <w:rStyle w:val="VerbatimChar"/>
          <w:rFonts w:ascii="Calibri" w:hAnsi="Calibri"/>
          <w:b/>
          <w:sz w:val="20"/>
        </w:rPr>
        <w:t>mono.wasm</w:t>
      </w:r>
      <w:proofErr w:type="spellEnd"/>
      <w:proofErr w:type="gramEnd"/>
      <w:r w:rsidRPr="00E640F3">
        <w:t xml:space="preserve"> module along with the </w:t>
      </w:r>
      <w:r w:rsidRPr="00E640F3">
        <w:rPr>
          <w:rStyle w:val="VerbatimChar"/>
          <w:rFonts w:ascii="Calibri" w:hAnsi="Calibri"/>
          <w:b/>
          <w:sz w:val="20"/>
        </w:rPr>
        <w:t>mono.js</w:t>
      </w:r>
      <w:r w:rsidRPr="00E640F3">
        <w:t xml:space="preserve"> loader</w:t>
      </w:r>
      <w:r w:rsidR="00E640F3">
        <w:t xml:space="preserve"> plus the </w:t>
      </w:r>
      <w:proofErr w:type="spellStart"/>
      <w:r w:rsidR="00E640F3">
        <w:t>Blazor</w:t>
      </w:r>
      <w:proofErr w:type="spellEnd"/>
      <w:r w:rsidR="00E640F3">
        <w:t xml:space="preserve"> JavaScript runtime that loads the runtime and mediates between .NET and JavaScript</w:t>
      </w:r>
      <w:r w:rsidRPr="00E640F3">
        <w:t>. Neither of these files is small</w:t>
      </w:r>
      <w:r w:rsidR="00E640F3" w:rsidRPr="00E640F3">
        <w:t>.</w:t>
      </w:r>
    </w:p>
    <w:p w14:paraId="141F0600" w14:textId="4AC30F23" w:rsidR="00E640F3" w:rsidRDefault="00E640F3" w:rsidP="00E640F3">
      <w:pPr>
        <w:pStyle w:val="BodyText"/>
      </w:pPr>
    </w:p>
    <w:p w14:paraId="382898BE" w14:textId="1B69B1B1" w:rsidR="001D3F16" w:rsidRDefault="001D3F16" w:rsidP="001D3F16">
      <w:pPr>
        <w:pStyle w:val="PullQuote"/>
      </w:pPr>
      <w:proofErr w:type="spellStart"/>
      <w:r>
        <w:t>Blazor</w:t>
      </w:r>
      <w:proofErr w:type="spellEnd"/>
      <w:r>
        <w:t xml:space="preserve"> runs a .NET Runtime inside of the </w:t>
      </w:r>
      <w:r w:rsidR="000D0421">
        <w:t>b</w:t>
      </w:r>
      <w:r>
        <w:t>rowser. You can create classes and even import NuGet packages into your Web</w:t>
      </w:r>
      <w:r w:rsidR="000D0421">
        <w:t>.</w:t>
      </w:r>
    </w:p>
    <w:p w14:paraId="40D2A0C7" w14:textId="77777777" w:rsidR="000D0421" w:rsidRPr="00E640F3" w:rsidRDefault="000D0421" w:rsidP="000D0421">
      <w:pPr>
        <w:pStyle w:val="BodyText"/>
      </w:pPr>
    </w:p>
    <w:p w14:paraId="45665FC8" w14:textId="77777777" w:rsidR="00116847" w:rsidRDefault="00116847" w:rsidP="0034772F">
      <w:pPr>
        <w:pStyle w:val="Figure"/>
      </w:pPr>
      <w:r>
        <w:rPr>
          <w:noProof/>
        </w:rPr>
        <w:drawing>
          <wp:inline distT="0" distB="0" distL="0" distR="0" wp14:anchorId="5479F7F1" wp14:editId="62E76BDE">
            <wp:extent cx="3796589" cy="4411066"/>
            <wp:effectExtent l="0" t="0" r="0" b="8890"/>
            <wp:docPr id="4" name="Picture"/>
            <wp:cNvGraphicFramePr/>
            <a:graphic xmlns:a="http://schemas.openxmlformats.org/drawingml/2006/main">
              <a:graphicData uri="http://schemas.openxmlformats.org/drawingml/2006/picture">
                <pic:pic xmlns:pic="http://schemas.openxmlformats.org/drawingml/2006/picture">
                  <pic:nvPicPr>
                    <pic:cNvPr id="0" name="Picture" descr="BlazorProjectOutput.png"/>
                    <pic:cNvPicPr>
                      <a:picLocks noChangeAspect="1" noChangeArrowheads="1"/>
                    </pic:cNvPicPr>
                  </pic:nvPicPr>
                  <pic:blipFill>
                    <a:blip r:embed="rId17"/>
                    <a:stretch>
                      <a:fillRect/>
                    </a:stretch>
                  </pic:blipFill>
                  <pic:spPr bwMode="auto">
                    <a:xfrm>
                      <a:off x="0" y="0"/>
                      <a:ext cx="3804222" cy="4419935"/>
                    </a:xfrm>
                    <a:prstGeom prst="rect">
                      <a:avLst/>
                    </a:prstGeom>
                    <a:noFill/>
                    <a:ln w="9525">
                      <a:noFill/>
                      <a:headEnd/>
                      <a:tailEnd/>
                    </a:ln>
                  </pic:spPr>
                </pic:pic>
              </a:graphicData>
            </a:graphic>
          </wp:inline>
        </w:drawing>
      </w:r>
    </w:p>
    <w:p w14:paraId="03755DAB" w14:textId="2BF0036C" w:rsidR="00116847" w:rsidRDefault="00116847" w:rsidP="0034772F">
      <w:pPr>
        <w:pStyle w:val="FigureCaption"/>
      </w:pPr>
      <w:r>
        <w:rPr>
          <w:b/>
        </w:rPr>
        <w:t xml:space="preserve">Figure </w:t>
      </w:r>
      <w:r w:rsidR="0034772F">
        <w:rPr>
          <w:b/>
        </w:rPr>
        <w:t>4</w:t>
      </w:r>
      <w:r w:rsidR="000D0421">
        <w:rPr>
          <w:b/>
        </w:rPr>
        <w:t>:</w:t>
      </w:r>
      <w:r>
        <w:t xml:space="preserve"> Output from a </w:t>
      </w:r>
      <w:proofErr w:type="spellStart"/>
      <w:r>
        <w:t>Blazor</w:t>
      </w:r>
      <w:proofErr w:type="spellEnd"/>
      <w:r>
        <w:t xml:space="preserve"> project runs .NET Standard 2.0 assemblies</w:t>
      </w:r>
    </w:p>
    <w:p w14:paraId="2D95AD16" w14:textId="77777777" w:rsidR="0034772F" w:rsidRDefault="0034772F" w:rsidP="00116847">
      <w:pPr>
        <w:pStyle w:val="BodyText"/>
      </w:pPr>
    </w:p>
    <w:p w14:paraId="48970CB6" w14:textId="31C019EE" w:rsidR="00116847" w:rsidRPr="00C61524" w:rsidRDefault="00116847" w:rsidP="00C61524">
      <w:pPr>
        <w:pStyle w:val="BodyText"/>
      </w:pPr>
      <w:r w:rsidRPr="00C61524">
        <w:t xml:space="preserve">Note that there are </w:t>
      </w:r>
      <w:proofErr w:type="gramStart"/>
      <w:r w:rsidRPr="00C61524">
        <w:t xml:space="preserve">no </w:t>
      </w:r>
      <w:r w:rsidRPr="00C61524">
        <w:rPr>
          <w:rStyle w:val="VerbatimChar"/>
          <w:rFonts w:ascii="Calibri" w:hAnsi="Calibri"/>
          <w:b/>
          <w:sz w:val="20"/>
        </w:rPr>
        <w:t>.</w:t>
      </w:r>
      <w:proofErr w:type="spellStart"/>
      <w:r w:rsidRPr="00C61524">
        <w:rPr>
          <w:rStyle w:val="VerbatimChar"/>
          <w:rFonts w:ascii="Calibri" w:hAnsi="Calibri"/>
          <w:b/>
          <w:sz w:val="20"/>
        </w:rPr>
        <w:t>cshtml</w:t>
      </w:r>
      <w:proofErr w:type="spellEnd"/>
      <w:proofErr w:type="gramEnd"/>
      <w:r w:rsidRPr="00C61524">
        <w:t xml:space="preserve"> template files sent to the browser. All Razor pages, as well as any loose C# files you create to reference support classes and logic</w:t>
      </w:r>
      <w:r w:rsidR="001854DB">
        <w:t>,</w:t>
      </w:r>
      <w:r w:rsidRPr="00C61524">
        <w:t xml:space="preserve"> are compiled and shipped as code to the client in the </w:t>
      </w:r>
      <w:r w:rsidRPr="00C61524">
        <w:rPr>
          <w:rStyle w:val="VerbatimChar"/>
          <w:rFonts w:ascii="Calibri" w:hAnsi="Calibri"/>
          <w:b/>
          <w:sz w:val="20"/>
        </w:rPr>
        <w:t>BlazorDemo.dll</w:t>
      </w:r>
      <w:r w:rsidRPr="00C61524">
        <w:t xml:space="preserve"> file.</w:t>
      </w:r>
    </w:p>
    <w:p w14:paraId="33672752" w14:textId="77777777" w:rsidR="0034772F" w:rsidRDefault="0034772F" w:rsidP="00116847">
      <w:pPr>
        <w:pStyle w:val="BodyText"/>
      </w:pPr>
    </w:p>
    <w:p w14:paraId="65CF86AB" w14:textId="6A4CFC23" w:rsidR="00116847" w:rsidRDefault="00116847" w:rsidP="00116847">
      <w:pPr>
        <w:pStyle w:val="BodyText"/>
      </w:pPr>
      <w:r>
        <w:t xml:space="preserve">You can also see a </w:t>
      </w:r>
      <w:r w:rsidRPr="001854DB">
        <w:rPr>
          <w:b/>
        </w:rPr>
        <w:t>bin</w:t>
      </w:r>
      <w:r>
        <w:t xml:space="preserve"> folder with a bunch of core .NET Runtime assemblies are loaded alongside your user code (</w:t>
      </w:r>
      <w:r w:rsidRPr="00C61524">
        <w:rPr>
          <w:b/>
        </w:rPr>
        <w:t>BlazorDemo.dll</w:t>
      </w:r>
      <w:r w:rsidR="001854DB" w:rsidRPr="001854DB">
        <w:t>)</w:t>
      </w:r>
      <w:r w:rsidRPr="00C61524">
        <w:rPr>
          <w:b/>
        </w:rPr>
        <w:t xml:space="preserve"> </w:t>
      </w:r>
      <w:r>
        <w:t xml:space="preserve">in </w:t>
      </w:r>
      <w:r>
        <w:rPr>
          <w:b/>
        </w:rPr>
        <w:t xml:space="preserve">Figure </w:t>
      </w:r>
      <w:ins w:id="75" w:author="Rick Strahl" w:date="2018-07-29T14:42:00Z">
        <w:r w:rsidR="002E5210">
          <w:rPr>
            <w:b/>
          </w:rPr>
          <w:t>4</w:t>
        </w:r>
      </w:ins>
      <w:del w:id="76" w:author="Rick Strahl" w:date="2018-07-29T14:42:00Z">
        <w:r w:rsidR="00367DF7" w:rsidDel="002E5210">
          <w:rPr>
            <w:b/>
          </w:rPr>
          <w:delText>5</w:delText>
        </w:r>
      </w:del>
      <w:r>
        <w:t>.</w:t>
      </w:r>
      <w:ins w:id="77" w:author="Rick Strahl" w:date="2018-07-29T14:42:00Z">
        <w:r w:rsidR="002E5210">
          <w:t xml:space="preserve"> </w:t>
        </w:r>
        <w:r w:rsidR="002E5210" w:rsidRPr="002E5210">
          <w:rPr>
            <w:b/>
            <w:rPrChange w:id="78" w:author="Rick Strahl" w:date="2018-07-29T14:43:00Z">
              <w:rPr/>
            </w:rPrChange>
          </w:rPr>
          <w:t>Figure 5</w:t>
        </w:r>
        <w:r w:rsidR="002E5210">
          <w:t xml:space="preserve"> shows what these files</w:t>
        </w:r>
      </w:ins>
      <w:ins w:id="79" w:author="Rick Strahl" w:date="2018-07-29T14:43:00Z">
        <w:r w:rsidR="002E5210">
          <w:t xml:space="preserve"> look like when loaded in the Browser.</w:t>
        </w:r>
      </w:ins>
    </w:p>
    <w:p w14:paraId="656E452E" w14:textId="77777777" w:rsidR="00116847" w:rsidRDefault="00116847" w:rsidP="00367DF7">
      <w:pPr>
        <w:pStyle w:val="Figure"/>
      </w:pPr>
      <w:r>
        <w:rPr>
          <w:noProof/>
        </w:rPr>
        <w:lastRenderedPageBreak/>
        <w:drawing>
          <wp:inline distT="0" distB="0" distL="0" distR="0" wp14:anchorId="6917D336" wp14:editId="520EBF58">
            <wp:extent cx="5334000" cy="476801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NetworkSizesAndRequests.png"/>
                    <pic:cNvPicPr>
                      <a:picLocks noChangeAspect="1" noChangeArrowheads="1"/>
                    </pic:cNvPicPr>
                  </pic:nvPicPr>
                  <pic:blipFill>
                    <a:blip r:embed="rId18"/>
                    <a:stretch>
                      <a:fillRect/>
                    </a:stretch>
                  </pic:blipFill>
                  <pic:spPr bwMode="auto">
                    <a:xfrm>
                      <a:off x="0" y="0"/>
                      <a:ext cx="5334000" cy="4768012"/>
                    </a:xfrm>
                    <a:prstGeom prst="rect">
                      <a:avLst/>
                    </a:prstGeom>
                    <a:noFill/>
                    <a:ln w="9525">
                      <a:noFill/>
                      <a:headEnd/>
                      <a:tailEnd/>
                    </a:ln>
                  </pic:spPr>
                </pic:pic>
              </a:graphicData>
            </a:graphic>
          </wp:inline>
        </w:drawing>
      </w:r>
    </w:p>
    <w:p w14:paraId="5260E79A" w14:textId="78CB3CD2" w:rsidR="00116847" w:rsidRDefault="00116847" w:rsidP="00367DF7">
      <w:pPr>
        <w:pStyle w:val="FigureCaption"/>
      </w:pPr>
      <w:r>
        <w:rPr>
          <w:b/>
        </w:rPr>
        <w:t xml:space="preserve">Figure </w:t>
      </w:r>
      <w:r w:rsidR="00367DF7">
        <w:rPr>
          <w:b/>
        </w:rPr>
        <w:t>5</w:t>
      </w:r>
      <w:r w:rsidR="001854DB">
        <w:rPr>
          <w:b/>
        </w:rPr>
        <w:t>:</w:t>
      </w:r>
      <w:r>
        <w:t xml:space="preserve"> Network sizes for the </w:t>
      </w:r>
      <w:proofErr w:type="spellStart"/>
      <w:r>
        <w:t>Blazor</w:t>
      </w:r>
      <w:proofErr w:type="spellEnd"/>
      <w:r>
        <w:t xml:space="preserve"> runtime is not small but also not excessive</w:t>
      </w:r>
      <w:r w:rsidR="001854DB">
        <w:t>.</w:t>
      </w:r>
    </w:p>
    <w:p w14:paraId="37B3967C" w14:textId="77777777" w:rsidR="00367DF7" w:rsidRDefault="00367DF7" w:rsidP="00116847">
      <w:pPr>
        <w:pStyle w:val="BodyText"/>
      </w:pPr>
    </w:p>
    <w:p w14:paraId="6AA1DC61" w14:textId="395CDF80" w:rsidR="00116847" w:rsidRDefault="00116847" w:rsidP="00116847">
      <w:pPr>
        <w:pStyle w:val="BodyText"/>
      </w:pPr>
      <w:r>
        <w:t>Neither of these files are small</w:t>
      </w:r>
      <w:r w:rsidR="001854DB">
        <w:t>,</w:t>
      </w:r>
      <w:r>
        <w:t xml:space="preserve"> so running a </w:t>
      </w:r>
      <w:proofErr w:type="spellStart"/>
      <w:r>
        <w:t>Blazor</w:t>
      </w:r>
      <w:proofErr w:type="spellEnd"/>
      <w:r>
        <w:t xml:space="preserve"> app </w:t>
      </w:r>
      <w:r w:rsidR="001854DB">
        <w:t>has</w:t>
      </w:r>
      <w:r>
        <w:t xml:space="preserve"> at least </w:t>
      </w:r>
      <w:proofErr w:type="gramStart"/>
      <w:r>
        <w:t>a</w:t>
      </w:r>
      <w:proofErr w:type="gramEnd"/>
      <w:r>
        <w:t xml:space="preserve"> 800k payload at the moment plus any of the runtime and user code assemblies that your application creates.</w:t>
      </w:r>
    </w:p>
    <w:p w14:paraId="3B76C1A0" w14:textId="77777777" w:rsidR="001854DB" w:rsidRDefault="001854DB" w:rsidP="00116847">
      <w:pPr>
        <w:pStyle w:val="BodyText"/>
      </w:pPr>
    </w:p>
    <w:p w14:paraId="5E90627B" w14:textId="77777777" w:rsidR="00116847" w:rsidRDefault="00116847" w:rsidP="00116847">
      <w:pPr>
        <w:pStyle w:val="Heading3"/>
      </w:pPr>
      <w:bookmarkStart w:id="80" w:name="blazor-101"/>
      <w:bookmarkEnd w:id="80"/>
      <w:proofErr w:type="spellStart"/>
      <w:r>
        <w:t>Blazor</w:t>
      </w:r>
      <w:proofErr w:type="spellEnd"/>
      <w:r>
        <w:t xml:space="preserve"> 101</w:t>
      </w:r>
    </w:p>
    <w:p w14:paraId="641F0271" w14:textId="57851A0D" w:rsidR="00116847" w:rsidRPr="00367DF7" w:rsidRDefault="00116847" w:rsidP="00367DF7">
      <w:pPr>
        <w:pStyle w:val="BodyText"/>
      </w:pPr>
      <w:r w:rsidRPr="00367DF7">
        <w:t>In this article</w:t>
      </w:r>
      <w:r w:rsidR="001854DB">
        <w:t>,</w:t>
      </w:r>
      <w:r w:rsidRPr="00367DF7">
        <w:t xml:space="preserve"> I'll keep my examples very simple to give you an idea</w:t>
      </w:r>
      <w:r w:rsidR="001854DB">
        <w:t xml:space="preserve"> of</w:t>
      </w:r>
      <w:r w:rsidRPr="00367DF7">
        <w:t xml:space="preserve"> how </w:t>
      </w:r>
      <w:proofErr w:type="spellStart"/>
      <w:r w:rsidRPr="00367DF7">
        <w:t>Blazor</w:t>
      </w:r>
      <w:proofErr w:type="spellEnd"/>
      <w:r w:rsidRPr="00367DF7">
        <w:t xml:space="preserve"> features work. This is more to get a feel for the overall concepts than the specific implementation details</w:t>
      </w:r>
      <w:r w:rsidR="001854DB">
        <w:t>,</w:t>
      </w:r>
      <w:r w:rsidRPr="00367DF7">
        <w:t xml:space="preserve"> which are very likely to change </w:t>
      </w:r>
      <w:r w:rsidR="001854DB">
        <w:t>because</w:t>
      </w:r>
      <w:r w:rsidRPr="00367DF7">
        <w:t xml:space="preserve"> this technology is in its very early stages.</w:t>
      </w:r>
    </w:p>
    <w:p w14:paraId="5AE07B51" w14:textId="77777777" w:rsidR="00367DF7" w:rsidRDefault="00367DF7" w:rsidP="00367DF7">
      <w:pPr>
        <w:pStyle w:val="BodyText"/>
      </w:pPr>
    </w:p>
    <w:p w14:paraId="14AD8943" w14:textId="2B786F81" w:rsidR="00116847" w:rsidRDefault="00116847" w:rsidP="00116847">
      <w:pPr>
        <w:pStyle w:val="BodyText"/>
      </w:pPr>
      <w:r>
        <w:t xml:space="preserve">All </w:t>
      </w:r>
      <w:r w:rsidR="001854DB">
        <w:t xml:space="preserve">of </w:t>
      </w:r>
      <w:r>
        <w:t xml:space="preserve">the code I talk about here uses </w:t>
      </w:r>
      <w:proofErr w:type="spellStart"/>
      <w:r>
        <w:rPr>
          <w:b/>
        </w:rPr>
        <w:t>Blazor</w:t>
      </w:r>
      <w:proofErr w:type="spellEnd"/>
      <w:r>
        <w:rPr>
          <w:b/>
        </w:rPr>
        <w:t xml:space="preserve"> 0.</w:t>
      </w:r>
      <w:ins w:id="81" w:author="Rick Strahl" w:date="2018-07-29T16:59:00Z">
        <w:r w:rsidR="00D6343E">
          <w:rPr>
            <w:b/>
          </w:rPr>
          <w:t>4</w:t>
        </w:r>
      </w:ins>
      <w:del w:id="82" w:author="Rick Strahl" w:date="2018-07-29T16:59:00Z">
        <w:r w:rsidDel="00D6343E">
          <w:rPr>
            <w:b/>
          </w:rPr>
          <w:delText>2</w:delText>
        </w:r>
      </w:del>
      <w:r>
        <w:t>.</w:t>
      </w:r>
    </w:p>
    <w:p w14:paraId="15CFACBD" w14:textId="77777777" w:rsidR="001854DB" w:rsidRDefault="001854DB" w:rsidP="00116847">
      <w:pPr>
        <w:pStyle w:val="BodyText"/>
      </w:pPr>
    </w:p>
    <w:p w14:paraId="60778B81" w14:textId="4D1B0054" w:rsidR="00116847" w:rsidRDefault="00116847" w:rsidP="00116847">
      <w:pPr>
        <w:pStyle w:val="Heading3"/>
      </w:pPr>
      <w:bookmarkStart w:id="83" w:name="what-do-you-need"/>
      <w:bookmarkEnd w:id="83"/>
      <w:r>
        <w:t xml:space="preserve">What </w:t>
      </w:r>
      <w:r w:rsidR="001854DB">
        <w:t>D</w:t>
      </w:r>
      <w:r>
        <w:t xml:space="preserve">o </w:t>
      </w:r>
      <w:r w:rsidR="001854DB">
        <w:t>Y</w:t>
      </w:r>
      <w:r>
        <w:t xml:space="preserve">ou </w:t>
      </w:r>
      <w:r w:rsidR="001854DB">
        <w:t>N</w:t>
      </w:r>
      <w:r>
        <w:t>eed?</w:t>
      </w:r>
    </w:p>
    <w:p w14:paraId="652FCE98" w14:textId="1FE87C32" w:rsidR="00116847" w:rsidRDefault="00116847" w:rsidP="00367DF7">
      <w:pPr>
        <w:pStyle w:val="BodyText"/>
      </w:pPr>
      <w:r>
        <w:t>To give</w:t>
      </w:r>
      <w:r w:rsidR="00E15032">
        <w:t xml:space="preserve"> </w:t>
      </w:r>
      <w:proofErr w:type="spellStart"/>
      <w:r>
        <w:t>Blazor</w:t>
      </w:r>
      <w:proofErr w:type="spellEnd"/>
      <w:r>
        <w:t xml:space="preserve"> </w:t>
      </w:r>
      <w:r w:rsidR="00B41ECB">
        <w:t>a try</w:t>
      </w:r>
      <w:r w:rsidR="001854DB">
        <w:t>,</w:t>
      </w:r>
      <w:r w:rsidR="00B41ECB">
        <w:t xml:space="preserve"> </w:t>
      </w:r>
      <w:r>
        <w:t>you</w:t>
      </w:r>
      <w:r w:rsidR="001D3F16">
        <w:t xml:space="preserve"> </w:t>
      </w:r>
      <w:r>
        <w:t>need to install a couple of things:</w:t>
      </w:r>
    </w:p>
    <w:p w14:paraId="0654D583" w14:textId="77777777" w:rsidR="00367DF7" w:rsidRDefault="00367DF7" w:rsidP="00367DF7">
      <w:pPr>
        <w:pStyle w:val="BodyText"/>
      </w:pPr>
    </w:p>
    <w:p w14:paraId="76158B49" w14:textId="77777777" w:rsidR="00116847" w:rsidRDefault="00116847" w:rsidP="00367DF7">
      <w:pPr>
        <w:pStyle w:val="BullettedBodyText"/>
      </w:pPr>
      <w:r>
        <w:t>.NET Core 2.1 SDK</w:t>
      </w:r>
    </w:p>
    <w:p w14:paraId="338D6934" w14:textId="77777777" w:rsidR="00116847" w:rsidRDefault="00116847" w:rsidP="00367DF7">
      <w:pPr>
        <w:pStyle w:val="BullettedBodyText"/>
      </w:pPr>
      <w:r>
        <w:t xml:space="preserve">Visual Studio 2017.7 + </w:t>
      </w:r>
      <w:proofErr w:type="spellStart"/>
      <w:r>
        <w:t>Blazor</w:t>
      </w:r>
      <w:proofErr w:type="spellEnd"/>
      <w:r>
        <w:t xml:space="preserve"> Language Service Extension</w:t>
      </w:r>
    </w:p>
    <w:p w14:paraId="5309C921" w14:textId="34F1504C" w:rsidR="00116847" w:rsidRDefault="00116847" w:rsidP="001854DB">
      <w:pPr>
        <w:pStyle w:val="BodyText"/>
      </w:pPr>
      <w:r>
        <w:lastRenderedPageBreak/>
        <w:t xml:space="preserve">Or you can use the </w:t>
      </w:r>
      <w:r w:rsidRPr="001854DB">
        <w:rPr>
          <w:rStyle w:val="VerbatimChar"/>
          <w:b/>
        </w:rPr>
        <w:t>dotnet</w:t>
      </w:r>
      <w:r>
        <w:t xml:space="preserve"> command:</w:t>
      </w:r>
    </w:p>
    <w:p w14:paraId="28A24E0D" w14:textId="77777777" w:rsidR="001854DB" w:rsidRDefault="001854DB" w:rsidP="001854DB">
      <w:pPr>
        <w:pStyle w:val="BodyText"/>
      </w:pPr>
    </w:p>
    <w:p w14:paraId="4494FF40" w14:textId="77777777" w:rsidR="002E5210" w:rsidRDefault="00116847" w:rsidP="00367DF7">
      <w:pPr>
        <w:pStyle w:val="CodeSnippet"/>
        <w:rPr>
          <w:ins w:id="84" w:author="Rick Strahl" w:date="2018-07-29T14:43:00Z"/>
          <w:rStyle w:val="NormalTok"/>
        </w:rPr>
      </w:pPr>
      <w:r>
        <w:rPr>
          <w:rStyle w:val="NormalTok"/>
        </w:rPr>
        <w:t xml:space="preserve">dotnet </w:t>
      </w:r>
      <w:r>
        <w:rPr>
          <w:rStyle w:val="KeywordTok"/>
        </w:rPr>
        <w:t>new</w:t>
      </w:r>
      <w:r>
        <w:rPr>
          <w:rStyle w:val="NormalTok"/>
        </w:rPr>
        <w:t xml:space="preserve"> -</w:t>
      </w:r>
      <w:commentRangeStart w:id="85"/>
      <w:r>
        <w:rPr>
          <w:rStyle w:val="NormalTok"/>
        </w:rPr>
        <w:t xml:space="preserve">i </w:t>
      </w:r>
      <w:commentRangeEnd w:id="85"/>
      <w:r w:rsidR="001854DB">
        <w:rPr>
          <w:rStyle w:val="CommentReference"/>
          <w:rFonts w:ascii="Verdana" w:hAnsi="Verdana"/>
          <w:noProof w:val="0"/>
          <w:color w:val="auto"/>
        </w:rPr>
        <w:commentReference w:id="85"/>
      </w:r>
    </w:p>
    <w:p w14:paraId="4206188B" w14:textId="22ACC152" w:rsidR="001854DB" w:rsidRDefault="002E5210" w:rsidP="00367DF7">
      <w:pPr>
        <w:pStyle w:val="CodeSnippet"/>
        <w:rPr>
          <w:rStyle w:val="FunctionTok"/>
        </w:rPr>
      </w:pPr>
      <w:ins w:id="86" w:author="Rick Strahl" w:date="2018-07-29T14:43:00Z">
        <w:r>
          <w:rPr>
            <w:rStyle w:val="NormalTok"/>
          </w:rPr>
          <w:t xml:space="preserve">     </w:t>
        </w:r>
      </w:ins>
      <w:r w:rsidR="00116847">
        <w:rPr>
          <w:rStyle w:val="NormalTok"/>
        </w:rPr>
        <w:t>Microsoft.</w:t>
      </w:r>
      <w:r w:rsidR="00116847">
        <w:rPr>
          <w:rStyle w:val="FunctionTok"/>
        </w:rPr>
        <w:t>AspNetCore</w:t>
      </w:r>
      <w:r w:rsidR="00116847">
        <w:rPr>
          <w:rStyle w:val="NormalTok"/>
        </w:rPr>
        <w:t>.</w:t>
      </w:r>
      <w:r w:rsidR="00116847">
        <w:rPr>
          <w:rStyle w:val="FunctionTok"/>
        </w:rPr>
        <w:t>Blazor</w:t>
      </w:r>
      <w:r w:rsidR="00116847">
        <w:rPr>
          <w:rStyle w:val="NormalTok"/>
        </w:rPr>
        <w:t>.</w:t>
      </w:r>
      <w:r w:rsidR="00116847">
        <w:rPr>
          <w:rStyle w:val="FunctionTok"/>
        </w:rPr>
        <w:t>Templates</w:t>
      </w:r>
    </w:p>
    <w:p w14:paraId="3F4B59FD" w14:textId="77777777" w:rsidR="001854DB" w:rsidRDefault="00116847" w:rsidP="00367DF7">
      <w:pPr>
        <w:pStyle w:val="CodeSnippet"/>
        <w:rPr>
          <w:rStyle w:val="NormalTok"/>
        </w:rPr>
      </w:pPr>
      <w:r>
        <w:rPr>
          <w:rStyle w:val="NormalTok"/>
        </w:rPr>
        <w:t xml:space="preserve">dotnet </w:t>
      </w:r>
      <w:r>
        <w:rPr>
          <w:rStyle w:val="KeywordTok"/>
        </w:rPr>
        <w:t>new</w:t>
      </w:r>
      <w:r>
        <w:rPr>
          <w:rStyle w:val="NormalTok"/>
        </w:rPr>
        <w:t xml:space="preserve"> blazor -o BlazorSample</w:t>
      </w:r>
    </w:p>
    <w:p w14:paraId="14A4CF8E" w14:textId="77777777" w:rsidR="001854DB" w:rsidRDefault="00116847" w:rsidP="00367DF7">
      <w:pPr>
        <w:pStyle w:val="CodeSnippet"/>
        <w:rPr>
          <w:rStyle w:val="NormalTok"/>
        </w:rPr>
      </w:pPr>
      <w:r>
        <w:rPr>
          <w:rStyle w:val="NormalTok"/>
        </w:rPr>
        <w:t>cd BlazorSample</w:t>
      </w:r>
    </w:p>
    <w:p w14:paraId="3975DDA4" w14:textId="2FE58ED2" w:rsidR="00116847" w:rsidRDefault="00116847" w:rsidP="00367DF7">
      <w:pPr>
        <w:pStyle w:val="CodeSnippet"/>
      </w:pPr>
      <w:r>
        <w:rPr>
          <w:rStyle w:val="NormalTok"/>
        </w:rPr>
        <w:t>dotnet run</w:t>
      </w:r>
    </w:p>
    <w:p w14:paraId="78B1A65F" w14:textId="77777777" w:rsidR="00D26699" w:rsidRDefault="00D26699" w:rsidP="00D26699">
      <w:pPr>
        <w:pStyle w:val="BodyText"/>
      </w:pPr>
    </w:p>
    <w:p w14:paraId="79C4B092" w14:textId="7B3A30E7" w:rsidR="00116847" w:rsidRDefault="00116847" w:rsidP="00D26699">
      <w:pPr>
        <w:pStyle w:val="BodyText"/>
      </w:pPr>
      <w:r>
        <w:t xml:space="preserve">If you create a new project either in Visual Studio using the new .NET Core </w:t>
      </w:r>
      <w:proofErr w:type="spellStart"/>
      <w:r>
        <w:t>Blazor</w:t>
      </w:r>
      <w:proofErr w:type="spellEnd"/>
      <w:r>
        <w:t xml:space="preserve"> project template or using </w:t>
      </w:r>
      <w:r w:rsidRPr="001854DB">
        <w:rPr>
          <w:b/>
        </w:rPr>
        <w:t>dotnet new</w:t>
      </w:r>
      <w:r>
        <w:t xml:space="preserve"> you get a small sample project that has a couple of simple data pages that demonstrate simple bindings. I'll use this basic project and add some functionality to it to demonstrate some interesting things you can do.</w:t>
      </w:r>
    </w:p>
    <w:p w14:paraId="02730B80" w14:textId="77777777" w:rsidR="006904EC" w:rsidRDefault="006904EC" w:rsidP="00D26699">
      <w:pPr>
        <w:pStyle w:val="BodyText"/>
      </w:pPr>
    </w:p>
    <w:p w14:paraId="4278F3E0" w14:textId="7E4496C8" w:rsidR="00116847" w:rsidDel="002E5210" w:rsidRDefault="00116847" w:rsidP="00116847">
      <w:pPr>
        <w:pStyle w:val="BodyText"/>
        <w:rPr>
          <w:del w:id="87" w:author="Rick Strahl" w:date="2018-07-29T14:44:00Z"/>
        </w:rPr>
      </w:pPr>
      <w:r>
        <w:t xml:space="preserve">You can find this sample on </w:t>
      </w:r>
      <w:commentRangeStart w:id="88"/>
      <w:commentRangeStart w:id="89"/>
      <w:proofErr w:type="spellStart"/>
      <w:r>
        <w:t>Github</w:t>
      </w:r>
      <w:proofErr w:type="spellEnd"/>
      <w:r>
        <w:t xml:space="preserve"> at:</w:t>
      </w:r>
      <w:r w:rsidR="001854DB">
        <w:t xml:space="preserve"> </w:t>
      </w:r>
      <w:commentRangeEnd w:id="88"/>
      <w:r w:rsidR="001854DB">
        <w:rPr>
          <w:rStyle w:val="CommentReference"/>
          <w:rFonts w:ascii="Verdana" w:hAnsi="Verdana"/>
        </w:rPr>
        <w:commentReference w:id="88"/>
      </w:r>
      <w:commentRangeEnd w:id="89"/>
      <w:r w:rsidR="00997B77">
        <w:rPr>
          <w:rStyle w:val="CommentReference"/>
          <w:rFonts w:ascii="Verdana" w:hAnsi="Verdana"/>
        </w:rPr>
        <w:commentReference w:id="89"/>
      </w:r>
      <w:hyperlink r:id="rId19">
        <w:r>
          <w:rPr>
            <w:rStyle w:val="Hyperlink"/>
          </w:rPr>
          <w:t>https://github.com/rickstrahl/Blazor_Playground</w:t>
        </w:r>
      </w:hyperlink>
      <w:r w:rsidR="001854DB">
        <w:rPr>
          <w:rStyle w:val="Hyperlink"/>
        </w:rPr>
        <w:t>.</w:t>
      </w:r>
      <w:r w:rsidR="001854DB">
        <w:t xml:space="preserve"> </w:t>
      </w:r>
      <w:r>
        <w:t xml:space="preserve">I also recommend </w:t>
      </w:r>
      <w:r w:rsidR="001854DB">
        <w:t xml:space="preserve">that </w:t>
      </w:r>
      <w:r>
        <w:t xml:space="preserve">you read the </w:t>
      </w:r>
      <w:commentRangeStart w:id="90"/>
      <w:r w:rsidR="0065510E">
        <w:rPr>
          <w:rStyle w:val="Hyperlink"/>
        </w:rPr>
        <w:fldChar w:fldCharType="begin"/>
      </w:r>
      <w:r w:rsidR="00E6429D">
        <w:rPr>
          <w:rStyle w:val="Hyperlink"/>
        </w:rPr>
        <w:instrText xml:space="preserve">HYPERLINK "https://blazor.net/docs/get-started.html" \h </w:instrText>
      </w:r>
      <w:r w:rsidR="00E6429D">
        <w:rPr>
          <w:rStyle w:val="Hyperlink"/>
        </w:rPr>
      </w:r>
      <w:r w:rsidR="0065510E">
        <w:rPr>
          <w:rStyle w:val="Hyperlink"/>
        </w:rPr>
        <w:fldChar w:fldCharType="separate"/>
      </w:r>
      <w:r>
        <w:rPr>
          <w:rStyle w:val="Hyperlink"/>
        </w:rPr>
        <w:t>Getting Started</w:t>
      </w:r>
      <w:r w:rsidR="0065510E">
        <w:rPr>
          <w:rStyle w:val="Hyperlink"/>
        </w:rPr>
        <w:fldChar w:fldCharType="end"/>
      </w:r>
      <w:commentRangeEnd w:id="90"/>
      <w:r w:rsidR="001854DB">
        <w:rPr>
          <w:rStyle w:val="CommentReference"/>
          <w:rFonts w:ascii="Verdana" w:hAnsi="Verdana"/>
        </w:rPr>
        <w:commentReference w:id="90"/>
      </w:r>
      <w:ins w:id="91" w:author="Rick Strahl" w:date="2018-07-29T19:45:00Z">
        <w:r w:rsidR="00997B77">
          <w:rPr>
            <w:rStyle w:val="Hyperlink"/>
          </w:rPr>
          <w:t xml:space="preserve"> (</w:t>
        </w:r>
        <w:r w:rsidR="00997B77" w:rsidRPr="00997B77">
          <w:rPr>
            <w:rStyle w:val="Hyperlink"/>
          </w:rPr>
          <w:t>https://blazor.net/docs/get-started.html</w:t>
        </w:r>
        <w:r w:rsidR="00997B77">
          <w:rPr>
            <w:rStyle w:val="Hyperlink"/>
          </w:rPr>
          <w:t>)</w:t>
        </w:r>
      </w:ins>
      <w:r>
        <w:t xml:space="preserve"> document which gives you a good starting point.</w:t>
      </w:r>
    </w:p>
    <w:p w14:paraId="3A1261CF" w14:textId="77777777" w:rsidR="001854DB" w:rsidRDefault="001854DB" w:rsidP="00116847">
      <w:pPr>
        <w:pStyle w:val="BodyText"/>
      </w:pPr>
    </w:p>
    <w:p w14:paraId="3530AA46" w14:textId="6042B631" w:rsidR="00116847" w:rsidRDefault="00116847" w:rsidP="00116847">
      <w:pPr>
        <w:pStyle w:val="Heading3"/>
      </w:pPr>
      <w:bookmarkStart w:id="92" w:name="asp.net-core-by-default-but-not-required"/>
      <w:bookmarkEnd w:id="92"/>
      <w:r>
        <w:t xml:space="preserve">ASP.NET Core by Default </w:t>
      </w:r>
      <w:r w:rsidR="00DA624F">
        <w:t>b</w:t>
      </w:r>
      <w:r>
        <w:t xml:space="preserve">ut </w:t>
      </w:r>
      <w:r w:rsidR="00DA624F">
        <w:t>N</w:t>
      </w:r>
      <w:r>
        <w:t>ot Required</w:t>
      </w:r>
    </w:p>
    <w:p w14:paraId="2701075D" w14:textId="58782C72" w:rsidR="00116847" w:rsidRDefault="00116847" w:rsidP="00D26699">
      <w:pPr>
        <w:pStyle w:val="BodyText"/>
      </w:pPr>
      <w:r>
        <w:t xml:space="preserve">The stock </w:t>
      </w:r>
      <w:proofErr w:type="spellStart"/>
      <w:r>
        <w:t>Blazor</w:t>
      </w:r>
      <w:proofErr w:type="spellEnd"/>
      <w:r>
        <w:t xml:space="preserve"> project runs as an ASP.NET Core project so you have a Web Server to run and test your application with locally. However, ASP.NET Core isn</w:t>
      </w:r>
      <w:r w:rsidR="00DA624F">
        <w:t>’</w:t>
      </w:r>
      <w:r>
        <w:t xml:space="preserve">t required </w:t>
      </w:r>
      <w:r w:rsidR="00DA624F">
        <w:t>in</w:t>
      </w:r>
      <w:r>
        <w:t xml:space="preserve"> the final application. The final output from the </w:t>
      </w:r>
      <w:proofErr w:type="spellStart"/>
      <w:r>
        <w:t>Blazor</w:t>
      </w:r>
      <w:proofErr w:type="spellEnd"/>
      <w:r>
        <w:t xml:space="preserve"> is a Web HTML folder that contains the compiled binaries, WASM module, support script files plus any image, </w:t>
      </w:r>
      <w:proofErr w:type="spellStart"/>
      <w:r>
        <w:t>css</w:t>
      </w:r>
      <w:proofErr w:type="spellEnd"/>
      <w:r>
        <w:t>, font</w:t>
      </w:r>
      <w:r w:rsidR="00DA624F">
        <w:t>,</w:t>
      </w:r>
      <w:r>
        <w:t xml:space="preserve"> etc.</w:t>
      </w:r>
      <w:r w:rsidR="00DA624F">
        <w:t>,</w:t>
      </w:r>
      <w:r>
        <w:t xml:space="preserve"> </w:t>
      </w:r>
      <w:r w:rsidR="00DA624F">
        <w:t xml:space="preserve">all of the </w:t>
      </w:r>
      <w:r>
        <w:t>assets your application need</w:t>
      </w:r>
      <w:r w:rsidR="00DA624F">
        <w:t>s</w:t>
      </w:r>
      <w:r>
        <w:t>.</w:t>
      </w:r>
    </w:p>
    <w:p w14:paraId="4565AFFD" w14:textId="77777777" w:rsidR="00D26699" w:rsidRDefault="00D26699" w:rsidP="00D26699">
      <w:pPr>
        <w:pStyle w:val="BodyText"/>
      </w:pPr>
    </w:p>
    <w:p w14:paraId="6D843CA5" w14:textId="6D6342A8" w:rsidR="00116847" w:rsidRDefault="00116847" w:rsidP="00D26699">
      <w:pPr>
        <w:pStyle w:val="BodyText"/>
      </w:pPr>
      <w:r>
        <w:t xml:space="preserve">When you open the default project in Visual Studio, </w:t>
      </w:r>
      <w:r>
        <w:rPr>
          <w:b/>
        </w:rPr>
        <w:t xml:space="preserve">Figure </w:t>
      </w:r>
      <w:ins w:id="93" w:author="Rick Strahl" w:date="2018-07-29T14:45:00Z">
        <w:r w:rsidR="002E5210">
          <w:rPr>
            <w:b/>
          </w:rPr>
          <w:t>6</w:t>
        </w:r>
      </w:ins>
      <w:del w:id="94" w:author="Rick Strahl" w:date="2018-07-29T14:45:00Z">
        <w:r w:rsidR="00D26699" w:rsidDel="002E5210">
          <w:rPr>
            <w:b/>
          </w:rPr>
          <w:delText>5</w:delText>
        </w:r>
      </w:del>
      <w:r>
        <w:t xml:space="preserve"> shows what it </w:t>
      </w:r>
      <w:r w:rsidRPr="00D26699">
        <w:t>looks</w:t>
      </w:r>
      <w:r>
        <w:t xml:space="preserve"> like.</w:t>
      </w:r>
    </w:p>
    <w:p w14:paraId="0ED82E43" w14:textId="77777777" w:rsidR="00D26699" w:rsidRDefault="00D26699" w:rsidP="00D26699">
      <w:pPr>
        <w:pStyle w:val="BodyText"/>
      </w:pPr>
    </w:p>
    <w:p w14:paraId="0517792F" w14:textId="77777777" w:rsidR="00116847" w:rsidRDefault="00116847" w:rsidP="00DA624F">
      <w:pPr>
        <w:pStyle w:val="Figure"/>
      </w:pPr>
      <w:r>
        <w:rPr>
          <w:noProof/>
        </w:rPr>
        <w:drawing>
          <wp:inline distT="0" distB="0" distL="0" distR="0" wp14:anchorId="1ACF6F0F" wp14:editId="271CFB75">
            <wp:extent cx="2940710" cy="4228185"/>
            <wp:effectExtent l="0" t="0" r="0" b="1270"/>
            <wp:docPr id="6" name="Picture"/>
            <wp:cNvGraphicFramePr/>
            <a:graphic xmlns:a="http://schemas.openxmlformats.org/drawingml/2006/main">
              <a:graphicData uri="http://schemas.openxmlformats.org/drawingml/2006/picture">
                <pic:pic xmlns:pic="http://schemas.openxmlformats.org/drawingml/2006/picture">
                  <pic:nvPicPr>
                    <pic:cNvPr id="0" name="Picture" descr="BlazorProjectVisualStudio.png"/>
                    <pic:cNvPicPr>
                      <a:picLocks noChangeAspect="1" noChangeArrowheads="1"/>
                    </pic:cNvPicPr>
                  </pic:nvPicPr>
                  <pic:blipFill>
                    <a:blip r:embed="rId20"/>
                    <a:stretch>
                      <a:fillRect/>
                    </a:stretch>
                  </pic:blipFill>
                  <pic:spPr bwMode="auto">
                    <a:xfrm>
                      <a:off x="0" y="0"/>
                      <a:ext cx="2968134" cy="4267615"/>
                    </a:xfrm>
                    <a:prstGeom prst="rect">
                      <a:avLst/>
                    </a:prstGeom>
                    <a:noFill/>
                    <a:ln w="9525">
                      <a:noFill/>
                      <a:headEnd/>
                      <a:tailEnd/>
                    </a:ln>
                  </pic:spPr>
                </pic:pic>
              </a:graphicData>
            </a:graphic>
          </wp:inline>
        </w:drawing>
      </w:r>
    </w:p>
    <w:p w14:paraId="7090C1A2" w14:textId="071ACADC" w:rsidR="00116847" w:rsidRDefault="00116847" w:rsidP="00D26699">
      <w:pPr>
        <w:pStyle w:val="FigureCaption"/>
      </w:pPr>
      <w:r w:rsidRPr="00DA624F">
        <w:rPr>
          <w:b/>
          <w:bCs/>
        </w:rPr>
        <w:t xml:space="preserve">Figure </w:t>
      </w:r>
      <w:ins w:id="95" w:author="Rick Strahl" w:date="2018-07-29T14:45:00Z">
        <w:r w:rsidR="002E5210">
          <w:rPr>
            <w:b/>
            <w:bCs/>
          </w:rPr>
          <w:t>6</w:t>
        </w:r>
      </w:ins>
      <w:del w:id="96" w:author="Rick Strahl" w:date="2018-07-29T14:45:00Z">
        <w:r w:rsidR="00D26699" w:rsidRPr="00DA624F" w:rsidDel="002E5210">
          <w:rPr>
            <w:b/>
            <w:bCs/>
          </w:rPr>
          <w:delText>5</w:delText>
        </w:r>
      </w:del>
      <w:r w:rsidR="00DA624F" w:rsidRPr="00DA624F">
        <w:rPr>
          <w:b/>
          <w:bCs/>
        </w:rPr>
        <w:t>:</w:t>
      </w:r>
      <w:r>
        <w:t xml:space="preserve"> </w:t>
      </w:r>
      <w:r w:rsidR="00D26699">
        <w:t xml:space="preserve">A </w:t>
      </w:r>
      <w:proofErr w:type="spellStart"/>
      <w:r w:rsidR="00D26699">
        <w:t>Blazor</w:t>
      </w:r>
      <w:proofErr w:type="spellEnd"/>
      <w:r w:rsidR="00D26699">
        <w:t xml:space="preserve"> project looks a lot like a Razor Pages .NET Cor</w:t>
      </w:r>
      <w:r w:rsidR="0020388C">
        <w:t>e project</w:t>
      </w:r>
      <w:r w:rsidR="00DA624F">
        <w:t>.</w:t>
      </w:r>
    </w:p>
    <w:p w14:paraId="53DFFB42" w14:textId="77777777" w:rsidR="00D26699" w:rsidRPr="00D26699" w:rsidRDefault="00D26699" w:rsidP="00D26699">
      <w:pPr>
        <w:pStyle w:val="BodyText"/>
      </w:pPr>
    </w:p>
    <w:p w14:paraId="7C616194" w14:textId="660EEB41" w:rsidR="00116847" w:rsidRDefault="00116847" w:rsidP="00D26699">
      <w:pPr>
        <w:pStyle w:val="BodyText"/>
      </w:pPr>
      <w:r>
        <w:t>There's a lot to learn just from the project structure, which should look familiar if you've built an ASP.NET MVC</w:t>
      </w:r>
      <w:ins w:id="97" w:author="Rick Strahl" w:date="2018-07-29T14:46:00Z">
        <w:r w:rsidR="002E5210">
          <w:t xml:space="preserve"> or Pages</w:t>
        </w:r>
      </w:ins>
      <w:r>
        <w:t xml:space="preserve"> application before. You have </w:t>
      </w:r>
      <w:r w:rsidRPr="00DA624F">
        <w:rPr>
          <w:b/>
        </w:rPr>
        <w:t>Pages</w:t>
      </w:r>
      <w:r w:rsidRPr="00DA624F">
        <w:t xml:space="preserve"> and </w:t>
      </w:r>
      <w:r w:rsidRPr="00DA624F">
        <w:rPr>
          <w:b/>
        </w:rPr>
        <w:t>Shared</w:t>
      </w:r>
      <w:r>
        <w:t xml:space="preserve"> folder</w:t>
      </w:r>
      <w:r w:rsidR="00DA624F">
        <w:t>s,</w:t>
      </w:r>
      <w:r>
        <w:t xml:space="preserve"> which hold the application's UI views and components. The files use the same </w:t>
      </w:r>
      <w:proofErr w:type="gramStart"/>
      <w:r>
        <w:t xml:space="preserve">Razor </w:t>
      </w:r>
      <w:r w:rsidRPr="005E4AB6">
        <w:rPr>
          <w:b/>
        </w:rPr>
        <w:t>.</w:t>
      </w:r>
      <w:proofErr w:type="spellStart"/>
      <w:r w:rsidRPr="005E4AB6">
        <w:rPr>
          <w:b/>
        </w:rPr>
        <w:t>cshtml</w:t>
      </w:r>
      <w:proofErr w:type="spellEnd"/>
      <w:proofErr w:type="gramEnd"/>
      <w:r>
        <w:t xml:space="preserve"> format and are functionally very similar to MVC's version of Razor, but it's not the same. There are a number of differences. The key aspect of mixing code and HTML remains</w:t>
      </w:r>
      <w:r w:rsidR="00DA624F">
        <w:t>;</w:t>
      </w:r>
      <w:r>
        <w:t xml:space="preserve"> what's changed is mostly the directives that drive the application.</w:t>
      </w:r>
    </w:p>
    <w:p w14:paraId="0B0048A7" w14:textId="77777777" w:rsidR="00DA624F" w:rsidRDefault="00DA624F" w:rsidP="00D26699">
      <w:pPr>
        <w:pStyle w:val="BodyText"/>
      </w:pPr>
    </w:p>
    <w:p w14:paraId="3EE9632D" w14:textId="77777777" w:rsidR="00116847" w:rsidRDefault="00116847" w:rsidP="00116847">
      <w:pPr>
        <w:pStyle w:val="Heading3"/>
      </w:pPr>
      <w:bookmarkStart w:id="98" w:name="blazor-is-an-html-framework"/>
      <w:bookmarkEnd w:id="98"/>
      <w:proofErr w:type="spellStart"/>
      <w:r>
        <w:t>Blazor</w:t>
      </w:r>
      <w:proofErr w:type="spellEnd"/>
      <w:r>
        <w:t xml:space="preserve"> is an HTML Framework</w:t>
      </w:r>
    </w:p>
    <w:p w14:paraId="1A8E8B4B" w14:textId="1504B7BD" w:rsidR="00116847" w:rsidRDefault="00116847" w:rsidP="003571CF">
      <w:pPr>
        <w:pStyle w:val="BodyText"/>
      </w:pPr>
      <w:r>
        <w:t xml:space="preserve">The first thing you need to understand is that </w:t>
      </w:r>
      <w:proofErr w:type="spellStart"/>
      <w:r>
        <w:t>Blazor</w:t>
      </w:r>
      <w:proofErr w:type="spellEnd"/>
      <w:r>
        <w:t xml:space="preserve"> is an HTML framework that's centered around Razor views </w:t>
      </w:r>
      <w:r w:rsidR="00DA624F">
        <w:t>that</w:t>
      </w:r>
      <w:r>
        <w:t xml:space="preserve"> act as components. Like many other modern frameworks like Angular, React, Vue</w:t>
      </w:r>
      <w:r w:rsidR="00015ADA">
        <w:t>,</w:t>
      </w:r>
      <w:r>
        <w:t xml:space="preserve"> and so on, </w:t>
      </w:r>
      <w:proofErr w:type="spellStart"/>
      <w:r>
        <w:t>Blazor</w:t>
      </w:r>
      <w:proofErr w:type="spellEnd"/>
      <w:r>
        <w:t xml:space="preserve"> uses the concept of components that can be combined to build more complex components and each Razor View represents a component.</w:t>
      </w:r>
    </w:p>
    <w:p w14:paraId="61952CFE" w14:textId="77777777" w:rsidR="003571CF" w:rsidRDefault="003571CF" w:rsidP="003571CF">
      <w:pPr>
        <w:pStyle w:val="BodyText"/>
      </w:pPr>
    </w:p>
    <w:p w14:paraId="69827CD5" w14:textId="74152C40" w:rsidR="00116847" w:rsidRDefault="00116847" w:rsidP="00116847">
      <w:pPr>
        <w:pStyle w:val="BodyText"/>
      </w:pPr>
      <w:r>
        <w:t>There are a few different types of components you can create:</w:t>
      </w:r>
    </w:p>
    <w:p w14:paraId="6B4F977F" w14:textId="77777777" w:rsidR="003571CF" w:rsidRDefault="003571CF" w:rsidP="00116847">
      <w:pPr>
        <w:pStyle w:val="BodyText"/>
      </w:pPr>
    </w:p>
    <w:p w14:paraId="10A768D4" w14:textId="5B9A35B4" w:rsidR="005E4AB6" w:rsidRDefault="00116847" w:rsidP="005E4AB6">
      <w:pPr>
        <w:pStyle w:val="BullettedBodyText"/>
      </w:pPr>
      <w:r>
        <w:rPr>
          <w:b/>
        </w:rPr>
        <w:t>@Page</w:t>
      </w:r>
      <w:r w:rsidR="00015ADA">
        <w:rPr>
          <w:b/>
        </w:rPr>
        <w:t>:</w:t>
      </w:r>
      <w:r>
        <w:t xml:space="preserve"> a routable page or sub-view</w:t>
      </w:r>
    </w:p>
    <w:p w14:paraId="53E33CFE" w14:textId="054615FA" w:rsidR="00116847" w:rsidRDefault="00116847" w:rsidP="005E4AB6">
      <w:pPr>
        <w:pStyle w:val="BullettedBodyText"/>
      </w:pPr>
      <w:r w:rsidRPr="005E4AB6">
        <w:rPr>
          <w:b/>
        </w:rPr>
        <w:t>Layout</w:t>
      </w:r>
      <w:r w:rsidR="00015ADA">
        <w:rPr>
          <w:b/>
        </w:rPr>
        <w:t>:</w:t>
      </w:r>
      <w:r>
        <w:t xml:space="preserve"> </w:t>
      </w:r>
      <w:proofErr w:type="gramStart"/>
      <w:r>
        <w:t>a</w:t>
      </w:r>
      <w:proofErr w:type="gramEnd"/>
      <w:r>
        <w:t xml:space="preserve"> Layout page into which </w:t>
      </w:r>
      <w:r w:rsidRPr="005E4AB6">
        <w:rPr>
          <w:b/>
        </w:rPr>
        <w:t>@Body</w:t>
      </w:r>
      <w:r>
        <w:t xml:space="preserve"> content is loaded</w:t>
      </w:r>
    </w:p>
    <w:p w14:paraId="4FA7C5B2" w14:textId="5B82DEEC" w:rsidR="00116847" w:rsidRDefault="00116847" w:rsidP="003571CF">
      <w:pPr>
        <w:pStyle w:val="BullettedBodyText"/>
      </w:pPr>
      <w:r>
        <w:rPr>
          <w:b/>
        </w:rPr>
        <w:t>Component</w:t>
      </w:r>
      <w:r w:rsidR="00015ADA">
        <w:rPr>
          <w:b/>
        </w:rPr>
        <w:t>:</w:t>
      </w:r>
      <w:r>
        <w:t xml:space="preserve"> an embeddable component. Can also be used like a Partial</w:t>
      </w:r>
    </w:p>
    <w:p w14:paraId="75B95FE1" w14:textId="77777777" w:rsidR="005E4AB6" w:rsidRDefault="005E4AB6" w:rsidP="003571CF">
      <w:pPr>
        <w:pStyle w:val="BodyText"/>
      </w:pPr>
    </w:p>
    <w:p w14:paraId="72582D4E" w14:textId="4A53CAE3" w:rsidR="00116847" w:rsidRDefault="00116847" w:rsidP="003571CF">
      <w:pPr>
        <w:pStyle w:val="BodyText"/>
      </w:pPr>
      <w:r>
        <w:t xml:space="preserve">A </w:t>
      </w:r>
      <w:r w:rsidRPr="005E4AB6">
        <w:rPr>
          <w:b/>
        </w:rPr>
        <w:t>@Page</w:t>
      </w:r>
      <w:r>
        <w:t xml:space="preserve"> component</w:t>
      </w:r>
      <w:r w:rsidR="00015ADA">
        <w:t>,</w:t>
      </w:r>
      <w:r>
        <w:t xml:space="preserve"> as the name suggests</w:t>
      </w:r>
      <w:r w:rsidR="00015ADA">
        <w:t>,</w:t>
      </w:r>
      <w:r>
        <w:t xml:space="preserve"> is a component that acts as a top</w:t>
      </w:r>
      <w:r w:rsidR="00015ADA">
        <w:t>-</w:t>
      </w:r>
      <w:r>
        <w:t xml:space="preserve">level component that is </w:t>
      </w:r>
      <w:ins w:id="99" w:author="Rick Strahl" w:date="2018-07-29T14:47:00Z">
        <w:r w:rsidR="002E5210">
          <w:t>V</w:t>
        </w:r>
      </w:ins>
      <w:commentRangeStart w:id="100"/>
      <w:del w:id="101" w:author="Rick Strahl" w:date="2018-07-29T14:47:00Z">
        <w:r w:rsidDel="002E5210">
          <w:delText>v</w:delText>
        </w:r>
      </w:del>
      <w:r>
        <w:t xml:space="preserve">iew or </w:t>
      </w:r>
      <w:ins w:id="102" w:author="Rick Strahl" w:date="2018-07-29T14:47:00Z">
        <w:r w:rsidR="002E5210">
          <w:t>P</w:t>
        </w:r>
      </w:ins>
      <w:del w:id="103" w:author="Rick Strahl" w:date="2018-07-29T14:47:00Z">
        <w:r w:rsidDel="002E5210">
          <w:delText>p</w:delText>
        </w:r>
      </w:del>
      <w:r>
        <w:t xml:space="preserve">age </w:t>
      </w:r>
      <w:commentRangeEnd w:id="100"/>
      <w:r w:rsidR="00015ADA">
        <w:rPr>
          <w:rStyle w:val="CommentReference"/>
          <w:rFonts w:ascii="Verdana" w:hAnsi="Verdana"/>
        </w:rPr>
        <w:commentReference w:id="100"/>
      </w:r>
      <w:r>
        <w:t xml:space="preserve">and is </w:t>
      </w:r>
      <w:r w:rsidR="00015ADA">
        <w:t xml:space="preserve">typically </w:t>
      </w:r>
      <w:r>
        <w:t>associated with a route.</w:t>
      </w:r>
    </w:p>
    <w:p w14:paraId="209F846C" w14:textId="77777777" w:rsidR="003571CF" w:rsidRDefault="003571CF" w:rsidP="003571CF">
      <w:pPr>
        <w:pStyle w:val="BodyText"/>
      </w:pPr>
    </w:p>
    <w:p w14:paraId="3BCEFBE7" w14:textId="40E23CFC" w:rsidR="00116847" w:rsidRDefault="00116847" w:rsidP="003571CF">
      <w:pPr>
        <w:pStyle w:val="BodyText"/>
      </w:pPr>
      <w:r>
        <w:t>At its simplest</w:t>
      </w:r>
      <w:r w:rsidR="00015ADA">
        <w:t>,</w:t>
      </w:r>
      <w:r>
        <w:t xml:space="preserve"> you can create a new page like this:</w:t>
      </w:r>
    </w:p>
    <w:p w14:paraId="10E61E7D" w14:textId="77777777" w:rsidR="003571CF" w:rsidRDefault="003571CF" w:rsidP="003571CF">
      <w:pPr>
        <w:pStyle w:val="BodyText"/>
      </w:pPr>
    </w:p>
    <w:p w14:paraId="6492BB76" w14:textId="77777777" w:rsidR="003571CF" w:rsidRDefault="003571CF" w:rsidP="003571CF">
      <w:pPr>
        <w:pStyle w:val="CodeSnippet"/>
        <w:rPr>
          <w:rFonts w:cs="Consolas"/>
          <w:sz w:val="19"/>
          <w:szCs w:val="19"/>
        </w:rPr>
      </w:pPr>
      <w:r>
        <w:rPr>
          <w:rFonts w:cs="Consolas"/>
          <w:sz w:val="19"/>
          <w:szCs w:val="19"/>
          <w:highlight w:val="yellow"/>
        </w:rPr>
        <w:t>@page</w:t>
      </w:r>
      <w:r>
        <w:rPr>
          <w:rFonts w:cs="Consolas"/>
          <w:sz w:val="19"/>
          <w:szCs w:val="19"/>
        </w:rPr>
        <w:t xml:space="preserve"> </w:t>
      </w:r>
      <w:r>
        <w:rPr>
          <w:rFonts w:cs="Consolas"/>
          <w:color w:val="A31515"/>
          <w:sz w:val="19"/>
          <w:szCs w:val="19"/>
        </w:rPr>
        <w:t>"/hellobasic"</w:t>
      </w:r>
    </w:p>
    <w:p w14:paraId="6C2E8305" w14:textId="77777777" w:rsidR="003571CF" w:rsidRDefault="003571CF" w:rsidP="003571CF">
      <w:pPr>
        <w:pStyle w:val="CodeSnippet"/>
        <w:rPr>
          <w:rFonts w:cs="Consolas"/>
          <w:sz w:val="19"/>
          <w:szCs w:val="19"/>
        </w:rPr>
      </w:pPr>
    </w:p>
    <w:p w14:paraId="4F65445C" w14:textId="77777777" w:rsidR="003571CF" w:rsidRDefault="003571CF" w:rsidP="003571CF">
      <w:pPr>
        <w:pStyle w:val="CodeSnippet"/>
        <w:rPr>
          <w:rFonts w:cs="Consolas"/>
          <w:sz w:val="19"/>
          <w:szCs w:val="19"/>
        </w:rPr>
      </w:pPr>
      <w:r>
        <w:rPr>
          <w:rFonts w:cs="Consolas"/>
          <w:color w:val="0000FF"/>
          <w:sz w:val="19"/>
          <w:szCs w:val="19"/>
        </w:rPr>
        <w:t>&lt;</w:t>
      </w:r>
      <w:r>
        <w:rPr>
          <w:rFonts w:cs="Consolas"/>
          <w:color w:val="800000"/>
          <w:sz w:val="19"/>
          <w:szCs w:val="19"/>
        </w:rPr>
        <w:t>h1</w:t>
      </w:r>
      <w:r>
        <w:rPr>
          <w:rFonts w:cs="Consolas"/>
          <w:color w:val="0000FF"/>
          <w:sz w:val="19"/>
          <w:szCs w:val="19"/>
        </w:rPr>
        <w:t>&gt;</w:t>
      </w:r>
      <w:r>
        <w:rPr>
          <w:rFonts w:cs="Consolas"/>
          <w:sz w:val="19"/>
          <w:szCs w:val="19"/>
        </w:rPr>
        <w:t xml:space="preserve">Hello </w:t>
      </w:r>
      <w:r>
        <w:rPr>
          <w:rFonts w:cs="Consolas"/>
          <w:sz w:val="19"/>
          <w:szCs w:val="19"/>
          <w:highlight w:val="yellow"/>
        </w:rPr>
        <w:t>@</w:t>
      </w:r>
      <w:r>
        <w:rPr>
          <w:rFonts w:cs="Consolas"/>
          <w:sz w:val="19"/>
          <w:szCs w:val="19"/>
        </w:rPr>
        <w:t>name, from Blazor</w:t>
      </w:r>
      <w:r>
        <w:rPr>
          <w:rFonts w:cs="Consolas"/>
          <w:color w:val="0000FF"/>
          <w:sz w:val="19"/>
          <w:szCs w:val="19"/>
        </w:rPr>
        <w:t>&lt;/</w:t>
      </w:r>
      <w:r>
        <w:rPr>
          <w:rFonts w:cs="Consolas"/>
          <w:color w:val="800000"/>
          <w:sz w:val="19"/>
          <w:szCs w:val="19"/>
        </w:rPr>
        <w:t>h1</w:t>
      </w:r>
      <w:r>
        <w:rPr>
          <w:rFonts w:cs="Consolas"/>
          <w:color w:val="0000FF"/>
          <w:sz w:val="19"/>
          <w:szCs w:val="19"/>
        </w:rPr>
        <w:t>&gt;</w:t>
      </w:r>
    </w:p>
    <w:p w14:paraId="7AFC6CD6" w14:textId="77777777" w:rsidR="003571CF" w:rsidRDefault="003571CF" w:rsidP="003571CF">
      <w:pPr>
        <w:pStyle w:val="CodeSnippet"/>
        <w:rPr>
          <w:rFonts w:cs="Consolas"/>
          <w:sz w:val="19"/>
          <w:szCs w:val="19"/>
        </w:rPr>
      </w:pPr>
    </w:p>
    <w:p w14:paraId="40E851C4" w14:textId="77777777" w:rsidR="003571CF" w:rsidRDefault="003571CF" w:rsidP="003571CF">
      <w:pPr>
        <w:pStyle w:val="CodeSnippet"/>
        <w:rPr>
          <w:rFonts w:cs="Consolas"/>
          <w:sz w:val="19"/>
          <w:szCs w:val="19"/>
        </w:rPr>
      </w:pPr>
      <w:r>
        <w:rPr>
          <w:rFonts w:cs="Consolas"/>
          <w:sz w:val="19"/>
          <w:szCs w:val="19"/>
          <w:highlight w:val="yellow"/>
        </w:rPr>
        <w:t>@</w:t>
      </w:r>
      <w:r>
        <w:rPr>
          <w:rFonts w:cs="Consolas"/>
          <w:color w:val="0000FF"/>
          <w:sz w:val="19"/>
          <w:szCs w:val="19"/>
        </w:rPr>
        <w:t>if</w:t>
      </w:r>
      <w:r>
        <w:rPr>
          <w:rFonts w:cs="Consolas"/>
          <w:sz w:val="19"/>
          <w:szCs w:val="19"/>
        </w:rPr>
        <w:t xml:space="preserve"> (!</w:t>
      </w:r>
      <w:r>
        <w:rPr>
          <w:rFonts w:cs="Consolas"/>
          <w:color w:val="0000FF"/>
          <w:sz w:val="19"/>
          <w:szCs w:val="19"/>
        </w:rPr>
        <w:t>string</w:t>
      </w:r>
      <w:r>
        <w:rPr>
          <w:rFonts w:cs="Consolas"/>
          <w:sz w:val="19"/>
          <w:szCs w:val="19"/>
        </w:rPr>
        <w:t>.IsNullOrEmpty(Name))</w:t>
      </w:r>
    </w:p>
    <w:p w14:paraId="2B95A824" w14:textId="77777777" w:rsidR="003571CF" w:rsidRDefault="003571CF" w:rsidP="003571CF">
      <w:pPr>
        <w:pStyle w:val="CodeSnippet"/>
        <w:rPr>
          <w:rFonts w:cs="Consolas"/>
          <w:sz w:val="19"/>
          <w:szCs w:val="19"/>
        </w:rPr>
      </w:pPr>
      <w:r>
        <w:rPr>
          <w:rFonts w:cs="Consolas"/>
          <w:sz w:val="19"/>
          <w:szCs w:val="19"/>
        </w:rPr>
        <w:t>{</w:t>
      </w:r>
    </w:p>
    <w:p w14:paraId="2760420C" w14:textId="4E8916D6"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="alert alert-info"&gt;</w:t>
      </w:r>
    </w:p>
    <w:p w14:paraId="32D29F73" w14:textId="21F8A1E3" w:rsidR="003571CF" w:rsidRDefault="003571CF" w:rsidP="003571CF">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SayHello(Name), time is</w:t>
      </w:r>
      <w:r>
        <w:rPr>
          <w:rFonts w:cs="Consolas"/>
          <w:color w:val="0000FF"/>
          <w:sz w:val="19"/>
          <w:szCs w:val="19"/>
        </w:rPr>
        <w:t>&lt;</w:t>
      </w:r>
      <w:r>
        <w:rPr>
          <w:rFonts w:cs="Consolas"/>
          <w:color w:val="800000"/>
          <w:sz w:val="19"/>
          <w:szCs w:val="19"/>
        </w:rPr>
        <w:t>br</w:t>
      </w:r>
      <w:r>
        <w:rPr>
          <w:rFonts w:cs="Consolas"/>
          <w:sz w:val="19"/>
          <w:szCs w:val="19"/>
        </w:rPr>
        <w:t xml:space="preserve"> </w:t>
      </w:r>
      <w:r>
        <w:rPr>
          <w:rFonts w:cs="Consolas"/>
          <w:color w:val="0000FF"/>
          <w:sz w:val="19"/>
          <w:szCs w:val="19"/>
        </w:rPr>
        <w:t>/&gt;</w:t>
      </w:r>
    </w:p>
    <w:p w14:paraId="73C6D902" w14:textId="73FFE095" w:rsidR="003571CF" w:rsidRDefault="003571CF" w:rsidP="003571CF">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DateTime.Now.ToString(</w:t>
      </w:r>
      <w:r>
        <w:rPr>
          <w:rFonts w:cs="Consolas"/>
          <w:color w:val="A31515"/>
          <w:sz w:val="19"/>
          <w:szCs w:val="19"/>
        </w:rPr>
        <w:t>"MMMM dd @ H:mm:ss</w:t>
      </w:r>
      <w:commentRangeStart w:id="104"/>
      <w:r>
        <w:rPr>
          <w:rFonts w:cs="Consolas"/>
          <w:color w:val="A31515"/>
          <w:sz w:val="19"/>
          <w:szCs w:val="19"/>
        </w:rPr>
        <w:t>"</w:t>
      </w:r>
      <w:r>
        <w:rPr>
          <w:rFonts w:cs="Consolas"/>
          <w:sz w:val="19"/>
          <w:szCs w:val="19"/>
        </w:rPr>
        <w:t>)</w:t>
      </w:r>
      <w:commentRangeEnd w:id="104"/>
      <w:r w:rsidR="00015ADA">
        <w:rPr>
          <w:rStyle w:val="CommentReference"/>
          <w:rFonts w:ascii="Verdana" w:hAnsi="Verdana"/>
          <w:noProof w:val="0"/>
          <w:color w:val="auto"/>
        </w:rPr>
        <w:commentReference w:id="104"/>
      </w:r>
    </w:p>
    <w:p w14:paraId="2E801292" w14:textId="3A579F5A"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025533CC" w14:textId="77777777" w:rsidR="003571CF" w:rsidRDefault="003571CF" w:rsidP="003571CF">
      <w:pPr>
        <w:pStyle w:val="CodeSnippet"/>
        <w:rPr>
          <w:rFonts w:cs="Consolas"/>
          <w:sz w:val="19"/>
          <w:szCs w:val="19"/>
        </w:rPr>
      </w:pPr>
      <w:r>
        <w:rPr>
          <w:rFonts w:cs="Consolas"/>
          <w:sz w:val="19"/>
          <w:szCs w:val="19"/>
        </w:rPr>
        <w:t>}</w:t>
      </w:r>
    </w:p>
    <w:p w14:paraId="19B0DAE6" w14:textId="77777777" w:rsidR="003571CF" w:rsidRDefault="003571CF" w:rsidP="003571CF">
      <w:pPr>
        <w:pStyle w:val="CodeSnippet"/>
        <w:rPr>
          <w:rFonts w:cs="Consolas"/>
          <w:sz w:val="19"/>
          <w:szCs w:val="19"/>
        </w:rPr>
      </w:pPr>
    </w:p>
    <w:p w14:paraId="30CA6F77" w14:textId="77777777" w:rsidR="003571CF" w:rsidRDefault="003571CF" w:rsidP="003571CF">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12304C4" w14:textId="77777777" w:rsidR="003571CF" w:rsidRDefault="003571CF" w:rsidP="003571CF">
      <w:pPr>
        <w:pStyle w:val="CodeSnippet"/>
        <w:rPr>
          <w:rFonts w:cs="Consolas"/>
          <w:sz w:val="19"/>
          <w:szCs w:val="19"/>
        </w:rPr>
      </w:pPr>
      <w:r>
        <w:rPr>
          <w:rFonts w:cs="Consolas"/>
          <w:color w:val="0000FF"/>
          <w:sz w:val="19"/>
          <w:szCs w:val="19"/>
        </w:rPr>
        <w:t>string</w:t>
      </w:r>
      <w:r>
        <w:rPr>
          <w:rFonts w:cs="Consolas"/>
          <w:sz w:val="19"/>
          <w:szCs w:val="19"/>
        </w:rPr>
        <w:t xml:space="preserve"> name = </w:t>
      </w:r>
      <w:r>
        <w:rPr>
          <w:rFonts w:cs="Consolas"/>
          <w:color w:val="A31515"/>
          <w:sz w:val="19"/>
          <w:szCs w:val="19"/>
        </w:rPr>
        <w:t>"Rick"</w:t>
      </w:r>
      <w:r>
        <w:rPr>
          <w:rFonts w:cs="Consolas"/>
          <w:sz w:val="19"/>
          <w:szCs w:val="19"/>
        </w:rPr>
        <w:t>;</w:t>
      </w:r>
    </w:p>
    <w:p w14:paraId="177AB98F" w14:textId="77777777" w:rsidR="003571CF" w:rsidRDefault="003571CF" w:rsidP="003571CF">
      <w:pPr>
        <w:pStyle w:val="CodeSnippet"/>
        <w:rPr>
          <w:rFonts w:cs="Consolas"/>
          <w:sz w:val="19"/>
          <w:szCs w:val="19"/>
        </w:rPr>
      </w:pPr>
    </w:p>
    <w:p w14:paraId="5A2D5B12" w14:textId="77777777" w:rsidR="003571CF" w:rsidRDefault="003571CF" w:rsidP="003571CF">
      <w:pPr>
        <w:pStyle w:val="CodeSnippet"/>
        <w:rPr>
          <w:rFonts w:cs="Consolas"/>
          <w:sz w:val="19"/>
          <w:szCs w:val="19"/>
        </w:rPr>
      </w:pPr>
      <w:r>
        <w:rPr>
          <w:rFonts w:cs="Consolas"/>
          <w:color w:val="0000FF"/>
          <w:sz w:val="19"/>
          <w:szCs w:val="19"/>
        </w:rPr>
        <w:t>string</w:t>
      </w:r>
      <w:r>
        <w:rPr>
          <w:rFonts w:cs="Consolas"/>
          <w:sz w:val="19"/>
          <w:szCs w:val="19"/>
        </w:rPr>
        <w:t xml:space="preserve"> SayHello(</w:t>
      </w:r>
      <w:r>
        <w:rPr>
          <w:rFonts w:cs="Consolas"/>
          <w:color w:val="0000FF"/>
          <w:sz w:val="19"/>
          <w:szCs w:val="19"/>
        </w:rPr>
        <w:t>string</w:t>
      </w:r>
      <w:r>
        <w:rPr>
          <w:rFonts w:cs="Consolas"/>
          <w:sz w:val="19"/>
          <w:szCs w:val="19"/>
        </w:rPr>
        <w:t xml:space="preserve"> name)</w:t>
      </w:r>
    </w:p>
    <w:p w14:paraId="190B9D41" w14:textId="77777777" w:rsidR="003571CF" w:rsidRDefault="003571CF" w:rsidP="003571CF">
      <w:pPr>
        <w:pStyle w:val="CodeSnippet"/>
        <w:rPr>
          <w:rFonts w:cs="Consolas"/>
          <w:sz w:val="19"/>
          <w:szCs w:val="19"/>
        </w:rPr>
      </w:pPr>
      <w:r>
        <w:rPr>
          <w:rFonts w:cs="Consolas"/>
          <w:sz w:val="19"/>
          <w:szCs w:val="19"/>
        </w:rPr>
        <w:t>{</w:t>
      </w:r>
    </w:p>
    <w:p w14:paraId="6D9C86AD" w14:textId="77777777"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r>
        <w:rPr>
          <w:rFonts w:cs="Consolas"/>
          <w:color w:val="A31515"/>
          <w:sz w:val="19"/>
          <w:szCs w:val="19"/>
        </w:rPr>
        <w:t xml:space="preserve">$"Welcome back, </w:t>
      </w:r>
      <w:r>
        <w:rPr>
          <w:rFonts w:cs="Consolas"/>
          <w:sz w:val="19"/>
          <w:szCs w:val="19"/>
        </w:rPr>
        <w:t>{name}</w:t>
      </w:r>
      <w:r>
        <w:rPr>
          <w:rFonts w:cs="Consolas"/>
          <w:color w:val="A31515"/>
          <w:sz w:val="19"/>
          <w:szCs w:val="19"/>
        </w:rPr>
        <w:t>.</w:t>
      </w:r>
    </w:p>
    <w:p w14:paraId="28E7804D" w14:textId="77777777" w:rsidR="003571CF" w:rsidRDefault="003571CF" w:rsidP="003571CF">
      <w:pPr>
        <w:pStyle w:val="CodeSnippet"/>
        <w:rPr>
          <w:rFonts w:cs="Consolas"/>
          <w:sz w:val="19"/>
          <w:szCs w:val="19"/>
        </w:rPr>
      </w:pPr>
      <w:r>
        <w:rPr>
          <w:rFonts w:cs="Consolas"/>
          <w:sz w:val="19"/>
          <w:szCs w:val="19"/>
        </w:rPr>
        <w:t>}</w:t>
      </w:r>
    </w:p>
    <w:p w14:paraId="5431E1B6" w14:textId="77777777" w:rsidR="003571CF" w:rsidRDefault="003571CF" w:rsidP="003571CF">
      <w:pPr>
        <w:pStyle w:val="CodeSnippet"/>
        <w:rPr>
          <w:rFonts w:cs="Consolas"/>
          <w:sz w:val="19"/>
          <w:szCs w:val="19"/>
        </w:rPr>
      </w:pPr>
      <w:r>
        <w:rPr>
          <w:rFonts w:cs="Consolas"/>
          <w:sz w:val="19"/>
          <w:szCs w:val="19"/>
          <w:highlight w:val="yellow"/>
        </w:rPr>
        <w:t>}</w:t>
      </w:r>
    </w:p>
    <w:p w14:paraId="6E0F3DE2" w14:textId="77777777" w:rsidR="00CC398F" w:rsidRDefault="00CC398F" w:rsidP="00CC398F">
      <w:pPr>
        <w:pStyle w:val="BodyText"/>
      </w:pPr>
    </w:p>
    <w:p w14:paraId="0F578400" w14:textId="52B66978" w:rsidR="00116847" w:rsidRDefault="00116847" w:rsidP="00CC398F">
      <w:pPr>
        <w:pStyle w:val="BodyText"/>
      </w:pPr>
      <w:r>
        <w:t xml:space="preserve">The output generated from this simplest of pages (along with an extra button for the next example) is shown in </w:t>
      </w:r>
      <w:r>
        <w:rPr>
          <w:b/>
        </w:rPr>
        <w:t xml:space="preserve">Figure </w:t>
      </w:r>
      <w:ins w:id="105" w:author="Rick Strahl" w:date="2018-07-29T14:47:00Z">
        <w:r w:rsidR="002E5210">
          <w:rPr>
            <w:b/>
          </w:rPr>
          <w:t>7</w:t>
        </w:r>
      </w:ins>
      <w:del w:id="106" w:author="Rick Strahl" w:date="2018-07-29T14:47:00Z">
        <w:r w:rsidR="00CC398F" w:rsidDel="002E5210">
          <w:rPr>
            <w:b/>
          </w:rPr>
          <w:delText>6</w:delText>
        </w:r>
      </w:del>
      <w:r>
        <w:t>.</w:t>
      </w:r>
    </w:p>
    <w:p w14:paraId="2B6FA049" w14:textId="77777777" w:rsidR="00116847" w:rsidRDefault="00116847" w:rsidP="00140136">
      <w:pPr>
        <w:pStyle w:val="Figure"/>
      </w:pPr>
      <w:r>
        <w:rPr>
          <w:noProof/>
        </w:rPr>
        <w:lastRenderedPageBreak/>
        <w:drawing>
          <wp:inline distT="0" distB="0" distL="0" distR="0" wp14:anchorId="2BB7371F" wp14:editId="03DBCA0D">
            <wp:extent cx="3577133" cy="3028493"/>
            <wp:effectExtent l="0" t="0" r="4445" b="635"/>
            <wp:docPr id="7" name="Picture"/>
            <wp:cNvGraphicFramePr/>
            <a:graphic xmlns:a="http://schemas.openxmlformats.org/drawingml/2006/main">
              <a:graphicData uri="http://schemas.openxmlformats.org/drawingml/2006/picture">
                <pic:pic xmlns:pic="http://schemas.openxmlformats.org/drawingml/2006/picture">
                  <pic:nvPicPr>
                    <pic:cNvPr id="0" name="Picture" descr="HelloBlazor.png"/>
                    <pic:cNvPicPr>
                      <a:picLocks noChangeAspect="1" noChangeArrowheads="1"/>
                    </pic:cNvPicPr>
                  </pic:nvPicPr>
                  <pic:blipFill>
                    <a:blip r:embed="rId21"/>
                    <a:stretch>
                      <a:fillRect/>
                    </a:stretch>
                  </pic:blipFill>
                  <pic:spPr bwMode="auto">
                    <a:xfrm>
                      <a:off x="0" y="0"/>
                      <a:ext cx="3583627" cy="3033991"/>
                    </a:xfrm>
                    <a:prstGeom prst="rect">
                      <a:avLst/>
                    </a:prstGeom>
                    <a:noFill/>
                    <a:ln w="9525">
                      <a:noFill/>
                      <a:headEnd/>
                      <a:tailEnd/>
                    </a:ln>
                  </pic:spPr>
                </pic:pic>
              </a:graphicData>
            </a:graphic>
          </wp:inline>
        </w:drawing>
      </w:r>
    </w:p>
    <w:p w14:paraId="7464D168" w14:textId="3AF8F93C" w:rsidR="00116847" w:rsidRDefault="00116847" w:rsidP="00140136">
      <w:pPr>
        <w:pStyle w:val="FigureCaption"/>
      </w:pPr>
      <w:r>
        <w:rPr>
          <w:b/>
        </w:rPr>
        <w:t>Figure</w:t>
      </w:r>
      <w:r w:rsidR="00140136">
        <w:rPr>
          <w:b/>
        </w:rPr>
        <w:t xml:space="preserve"> </w:t>
      </w:r>
      <w:ins w:id="107" w:author="Rick Strahl" w:date="2018-07-29T14:47:00Z">
        <w:r w:rsidR="002E5210">
          <w:rPr>
            <w:b/>
          </w:rPr>
          <w:t>7</w:t>
        </w:r>
      </w:ins>
      <w:del w:id="108" w:author="Rick Strahl" w:date="2018-07-29T14:47:00Z">
        <w:r w:rsidR="00140136" w:rsidDel="002E5210">
          <w:rPr>
            <w:b/>
          </w:rPr>
          <w:delText>6</w:delText>
        </w:r>
      </w:del>
      <w:r w:rsidR="00015ADA">
        <w:rPr>
          <w:b/>
        </w:rPr>
        <w:t>:</w:t>
      </w:r>
      <w:r>
        <w:t xml:space="preserve"> A basic Razor Page executing on the client </w:t>
      </w:r>
    </w:p>
    <w:p w14:paraId="67695199" w14:textId="77777777" w:rsidR="00140136" w:rsidRDefault="00140136" w:rsidP="00116847">
      <w:pPr>
        <w:pStyle w:val="BodyText"/>
      </w:pPr>
    </w:p>
    <w:p w14:paraId="5AC26828" w14:textId="2E4A9923" w:rsidR="00116847" w:rsidRDefault="00116847" w:rsidP="00116847">
      <w:pPr>
        <w:pStyle w:val="BodyText"/>
      </w:pPr>
      <w:r>
        <w:t xml:space="preserve">The </w:t>
      </w:r>
      <w:r w:rsidRPr="00015ADA">
        <w:rPr>
          <w:b/>
        </w:rPr>
        <w:t>@Page</w:t>
      </w:r>
      <w:r>
        <w:t xml:space="preserve"> directive identifies this View a as a page and you can specify a route on this directive. This maps to an Attribute route that</w:t>
      </w:r>
      <w:r w:rsidR="00015ADA">
        <w:t>’</w:t>
      </w:r>
      <w:r>
        <w:t xml:space="preserve">s then recognized by the </w:t>
      </w:r>
      <w:proofErr w:type="spellStart"/>
      <w:r>
        <w:t>Blazor</w:t>
      </w:r>
      <w:proofErr w:type="spellEnd"/>
      <w:r>
        <w:t xml:space="preserve"> engine to access this page.</w:t>
      </w:r>
    </w:p>
    <w:p w14:paraId="7EE1AB74" w14:textId="77777777" w:rsidR="00015ADA" w:rsidRDefault="00015ADA" w:rsidP="00116847">
      <w:pPr>
        <w:pStyle w:val="BodyText"/>
      </w:pPr>
    </w:p>
    <w:p w14:paraId="6F22BD97" w14:textId="6ED7F6C6" w:rsidR="00116847" w:rsidRDefault="00116847" w:rsidP="00116847">
      <w:pPr>
        <w:pStyle w:val="BodyText"/>
      </w:pPr>
      <w:r>
        <w:t xml:space="preserve">Razor Pages are made up of HTML templates mixed with C# code prefixed by </w:t>
      </w:r>
      <w:r w:rsidRPr="002E5210">
        <w:rPr>
          <w:rStyle w:val="VerbatimChar"/>
          <w:b/>
          <w:rPrChange w:id="109" w:author="Rick Strahl" w:date="2018-07-29T14:47:00Z">
            <w:rPr>
              <w:rStyle w:val="VerbatimChar"/>
            </w:rPr>
          </w:rPrChange>
        </w:rPr>
        <w:t>@</w:t>
      </w:r>
      <w:r>
        <w:t xml:space="preserve">. You can use </w:t>
      </w:r>
      <w:r w:rsidRPr="00015ADA">
        <w:rPr>
          <w:b/>
        </w:rPr>
        <w:t>@</w:t>
      </w:r>
      <w:proofErr w:type="gramStart"/>
      <w:r w:rsidRPr="00015ADA">
        <w:rPr>
          <w:b/>
        </w:rPr>
        <w:t>expression(</w:t>
      </w:r>
      <w:proofErr w:type="gramEnd"/>
      <w:r w:rsidRPr="00015ADA">
        <w:rPr>
          <w:b/>
        </w:rPr>
        <w:t>)</w:t>
      </w:r>
      <w:r>
        <w:t xml:space="preserve"> or embed full code blocks </w:t>
      </w:r>
      <w:r w:rsidRPr="00015ADA">
        <w:rPr>
          <w:b/>
        </w:rPr>
        <w:t>@{ &lt;code&gt; }</w:t>
      </w:r>
      <w:r>
        <w:t xml:space="preserve"> just as you would expect from Razor in MVC or Pages. Additionally</w:t>
      </w:r>
      <w:r w:rsidR="00015ADA">
        <w:t>,</w:t>
      </w:r>
      <w:r>
        <w:t xml:space="preserve"> you can add a </w:t>
      </w:r>
      <w:r w:rsidRPr="00015ADA">
        <w:rPr>
          <w:b/>
        </w:rPr>
        <w:t>@functions</w:t>
      </w:r>
      <w:r>
        <w:t xml:space="preserve"> section to the template that allows adding of methods and properties </w:t>
      </w:r>
      <w:ins w:id="110" w:author="Rick Strahl" w:date="2018-07-29T14:48:00Z">
        <w:r w:rsidR="00AF1C19">
          <w:t xml:space="preserve">that are added at the top of the generated class, </w:t>
        </w:r>
      </w:ins>
      <w:r>
        <w:t>that can then be referenced in the document.</w:t>
      </w:r>
    </w:p>
    <w:p w14:paraId="2B4E8070" w14:textId="77777777" w:rsidR="00140136" w:rsidRDefault="00140136" w:rsidP="00116847">
      <w:pPr>
        <w:pStyle w:val="BodyText"/>
      </w:pPr>
    </w:p>
    <w:p w14:paraId="22D03BC0" w14:textId="0072BC14" w:rsidR="00116847" w:rsidRDefault="00116847" w:rsidP="00116847">
      <w:pPr>
        <w:pStyle w:val="BodyText"/>
      </w:pPr>
      <w:r>
        <w:t xml:space="preserve">The bindings on the page are </w:t>
      </w:r>
      <w:r w:rsidR="00015ADA">
        <w:t>“</w:t>
      </w:r>
      <w:r>
        <w:t>live</w:t>
      </w:r>
      <w:r w:rsidR="00015ADA">
        <w:t>”</w:t>
      </w:r>
      <w:r>
        <w:t xml:space="preserve"> and when a value is changed inside of code on the page</w:t>
      </w:r>
      <w:r w:rsidR="00015ADA">
        <w:t>,</w:t>
      </w:r>
      <w:r>
        <w:t xml:space="preserve"> the view is updated to reflect that. Change tracking kicks in when browser events fire</w:t>
      </w:r>
      <w:r w:rsidR="00015ADA">
        <w:t>—</w:t>
      </w:r>
      <w:r>
        <w:t>i</w:t>
      </w:r>
      <w:r w:rsidR="00015ADA">
        <w:t>.</w:t>
      </w:r>
      <w:r>
        <w:t>e.</w:t>
      </w:r>
      <w:r w:rsidR="00015ADA">
        <w:t>,</w:t>
      </w:r>
      <w:r>
        <w:t xml:space="preserve"> when you click a button, press a key</w:t>
      </w:r>
      <w:r w:rsidR="00015ADA">
        <w:t>,</w:t>
      </w:r>
      <w:r>
        <w:t xml:space="preserve"> or </w:t>
      </w:r>
      <w:r w:rsidR="00015ADA">
        <w:t xml:space="preserve">when </w:t>
      </w:r>
      <w:r>
        <w:t>any number of other events occur. You can attach event handlers to controls</w:t>
      </w:r>
      <w:r w:rsidR="00015ADA">
        <w:t>;</w:t>
      </w:r>
      <w:r>
        <w:t xml:space="preserve"> these handlers and their handler invocation cause the UI to be refreshed.</w:t>
      </w:r>
    </w:p>
    <w:p w14:paraId="72E3C7FD" w14:textId="77777777" w:rsidR="00015ADA" w:rsidRDefault="00015ADA" w:rsidP="00116847">
      <w:pPr>
        <w:pStyle w:val="BodyText"/>
      </w:pPr>
    </w:p>
    <w:p w14:paraId="2990EBD3" w14:textId="77777777" w:rsidR="00116847" w:rsidRDefault="00116847" w:rsidP="00116847">
      <w:pPr>
        <w:pStyle w:val="Heading3"/>
      </w:pPr>
      <w:bookmarkStart w:id="111" w:name="event-handling"/>
      <w:bookmarkEnd w:id="111"/>
      <w:r>
        <w:t>Event Handling</w:t>
      </w:r>
    </w:p>
    <w:p w14:paraId="37B3C489" w14:textId="22A49EEF" w:rsidR="00116847" w:rsidRDefault="00116847" w:rsidP="00140136">
      <w:pPr>
        <w:pStyle w:val="BodyText"/>
      </w:pPr>
      <w:r>
        <w:t>You can handle client</w:t>
      </w:r>
      <w:r w:rsidR="00015ADA">
        <w:t>-s</w:t>
      </w:r>
      <w:r>
        <w:t>ide script events and route them to functions in your code.</w:t>
      </w:r>
    </w:p>
    <w:p w14:paraId="4893144E" w14:textId="77777777" w:rsidR="00140136" w:rsidRDefault="00140136" w:rsidP="00140136">
      <w:pPr>
        <w:pStyle w:val="BodyText"/>
      </w:pPr>
    </w:p>
    <w:p w14:paraId="13D53AE8" w14:textId="77777777" w:rsidR="00140136" w:rsidRDefault="00140136" w:rsidP="00140136">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p>
    <w:p w14:paraId="7641A3FB" w14:textId="77777777" w:rsidR="00140136" w:rsidRDefault="00140136" w:rsidP="00140136">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IncrementCount</w:t>
      </w:r>
      <w:r>
        <w:rPr>
          <w:rFonts w:cs="Consolas"/>
          <w:color w:val="0000FF"/>
          <w:sz w:val="19"/>
          <w:szCs w:val="19"/>
        </w:rPr>
        <w:t>"&gt;</w:t>
      </w:r>
    </w:p>
    <w:p w14:paraId="4F3CBBE2" w14:textId="77777777" w:rsidR="00140136" w:rsidRDefault="00140136" w:rsidP="00140136">
      <w:pPr>
        <w:pStyle w:val="CodeSnippet"/>
        <w:rPr>
          <w:rFonts w:cs="Consolas"/>
          <w:sz w:val="19"/>
          <w:szCs w:val="19"/>
        </w:rPr>
      </w:pPr>
      <w:r>
        <w:rPr>
          <w:rFonts w:cs="Consolas"/>
          <w:sz w:val="19"/>
          <w:szCs w:val="19"/>
        </w:rPr>
        <w:t xml:space="preserve">    Increment Count:</w:t>
      </w:r>
    </w:p>
    <w:p w14:paraId="6800B5ED" w14:textId="77777777" w:rsidR="00140136" w:rsidRDefault="00140136" w:rsidP="00140136">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sz w:val="19"/>
          <w:szCs w:val="19"/>
        </w:rPr>
        <w:t xml:space="preserve"> </w:t>
      </w:r>
      <w:r>
        <w:rPr>
          <w:rFonts w:cs="Consolas"/>
          <w:color w:val="FF0000"/>
          <w:sz w:val="19"/>
          <w:szCs w:val="19"/>
        </w:rPr>
        <w:t>class</w:t>
      </w:r>
      <w:r>
        <w:rPr>
          <w:rFonts w:cs="Consolas"/>
          <w:color w:val="0000FF"/>
          <w:sz w:val="19"/>
          <w:szCs w:val="19"/>
        </w:rPr>
        <w:t>="green-text"&gt;</w:t>
      </w:r>
      <w:r>
        <w:rPr>
          <w:rFonts w:cs="Consolas"/>
          <w:sz w:val="19"/>
          <w:szCs w:val="19"/>
          <w:highlight w:val="yellow"/>
        </w:rPr>
        <w:t>@</w:t>
      </w:r>
      <w:r>
        <w:rPr>
          <w:rFonts w:cs="Consolas"/>
          <w:sz w:val="19"/>
          <w:szCs w:val="19"/>
        </w:rPr>
        <w:t>currentCount</w:t>
      </w:r>
      <w:r>
        <w:rPr>
          <w:rFonts w:cs="Consolas"/>
          <w:color w:val="0000FF"/>
          <w:sz w:val="19"/>
          <w:szCs w:val="19"/>
        </w:rPr>
        <w:t>&lt;/</w:t>
      </w:r>
      <w:r>
        <w:rPr>
          <w:rFonts w:cs="Consolas"/>
          <w:color w:val="800000"/>
          <w:sz w:val="19"/>
          <w:szCs w:val="19"/>
        </w:rPr>
        <w:t>b</w:t>
      </w:r>
      <w:r>
        <w:rPr>
          <w:rFonts w:cs="Consolas"/>
          <w:color w:val="0000FF"/>
          <w:sz w:val="19"/>
          <w:szCs w:val="19"/>
        </w:rPr>
        <w:t>&gt;</w:t>
      </w:r>
    </w:p>
    <w:p w14:paraId="7E50235B" w14:textId="77777777" w:rsidR="00140136" w:rsidRDefault="00140136" w:rsidP="00140136">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6369473A" w14:textId="77777777" w:rsidR="00140136" w:rsidRDefault="00140136" w:rsidP="00140136">
      <w:pPr>
        <w:pStyle w:val="CodeSnippet"/>
        <w:rPr>
          <w:rFonts w:cs="Consolas"/>
          <w:sz w:val="19"/>
          <w:szCs w:val="19"/>
        </w:rPr>
      </w:pPr>
    </w:p>
    <w:p w14:paraId="58DE6EEF" w14:textId="77777777" w:rsidR="00140136" w:rsidRDefault="00140136" w:rsidP="00140136">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852B21F" w14:textId="77777777" w:rsidR="00140136" w:rsidRDefault="00140136" w:rsidP="00140136">
      <w:pPr>
        <w:pStyle w:val="CodeSnippet"/>
        <w:rPr>
          <w:rFonts w:cs="Consolas"/>
          <w:sz w:val="19"/>
          <w:szCs w:val="19"/>
        </w:rPr>
      </w:pPr>
      <w:r>
        <w:rPr>
          <w:rFonts w:cs="Consolas"/>
          <w:color w:val="0000FF"/>
          <w:sz w:val="19"/>
          <w:szCs w:val="19"/>
        </w:rPr>
        <w:t>int</w:t>
      </w:r>
      <w:r>
        <w:rPr>
          <w:rFonts w:cs="Consolas"/>
          <w:sz w:val="19"/>
          <w:szCs w:val="19"/>
        </w:rPr>
        <w:t xml:space="preserve"> currentCount</w:t>
      </w:r>
    </w:p>
    <w:p w14:paraId="47882D4C" w14:textId="77777777" w:rsidR="00140136" w:rsidRDefault="00140136" w:rsidP="00140136">
      <w:pPr>
        <w:pStyle w:val="CodeSnippet"/>
        <w:rPr>
          <w:rFonts w:cs="Consolas"/>
          <w:sz w:val="19"/>
          <w:szCs w:val="19"/>
        </w:rPr>
      </w:pPr>
      <w:r>
        <w:rPr>
          <w:rFonts w:cs="Consolas"/>
          <w:sz w:val="19"/>
          <w:szCs w:val="19"/>
        </w:rPr>
        <w:t>...</w:t>
      </w:r>
    </w:p>
    <w:p w14:paraId="4E3E94E0" w14:textId="77777777" w:rsidR="00140136" w:rsidRDefault="00140136" w:rsidP="00140136">
      <w:pPr>
        <w:pStyle w:val="CodeSnippet"/>
        <w:rPr>
          <w:rFonts w:cs="Consolas"/>
          <w:sz w:val="19"/>
          <w:szCs w:val="19"/>
        </w:rPr>
      </w:pPr>
    </w:p>
    <w:p w14:paraId="51E22E2A" w14:textId="77777777" w:rsidR="00140136" w:rsidRDefault="00140136" w:rsidP="00140136">
      <w:pPr>
        <w:pStyle w:val="CodeSnippet"/>
        <w:rPr>
          <w:rFonts w:cs="Consolas"/>
          <w:sz w:val="19"/>
          <w:szCs w:val="19"/>
        </w:rPr>
      </w:pPr>
    </w:p>
    <w:p w14:paraId="6D11E476" w14:textId="77777777" w:rsidR="00140136" w:rsidRDefault="00140136" w:rsidP="00140136">
      <w:pPr>
        <w:pStyle w:val="CodeSnippet"/>
        <w:rPr>
          <w:rFonts w:cs="Consolas"/>
          <w:sz w:val="19"/>
          <w:szCs w:val="19"/>
        </w:rPr>
      </w:pPr>
      <w:r>
        <w:rPr>
          <w:rFonts w:cs="Consolas"/>
          <w:color w:val="0000FF"/>
          <w:sz w:val="19"/>
          <w:szCs w:val="19"/>
        </w:rPr>
        <w:t>void</w:t>
      </w:r>
      <w:r>
        <w:rPr>
          <w:rFonts w:cs="Consolas"/>
          <w:sz w:val="19"/>
          <w:szCs w:val="19"/>
        </w:rPr>
        <w:t xml:space="preserve"> IncrementCount() =&gt; currentCount++;</w:t>
      </w:r>
    </w:p>
    <w:p w14:paraId="1A564D1F" w14:textId="62766F96" w:rsidR="00140136" w:rsidRDefault="00140136" w:rsidP="00140136">
      <w:pPr>
        <w:pStyle w:val="CodeSnippet"/>
      </w:pPr>
      <w:r>
        <w:rPr>
          <w:rFonts w:cs="Consolas"/>
          <w:sz w:val="19"/>
          <w:szCs w:val="19"/>
          <w:highlight w:val="yellow"/>
        </w:rPr>
        <w:t>}</w:t>
      </w:r>
    </w:p>
    <w:p w14:paraId="5EADE877" w14:textId="77777777" w:rsidR="00140136" w:rsidRDefault="00140136" w:rsidP="00116847">
      <w:pPr>
        <w:pStyle w:val="BodyText"/>
      </w:pPr>
    </w:p>
    <w:p w14:paraId="69AEDD52" w14:textId="506B3621" w:rsidR="00116847" w:rsidRDefault="00116847" w:rsidP="00116847">
      <w:pPr>
        <w:pStyle w:val="BodyText"/>
      </w:pPr>
      <w:r>
        <w:lastRenderedPageBreak/>
        <w:t>This code adds a button with a click handler</w:t>
      </w:r>
      <w:r w:rsidR="00015ADA">
        <w:t>—</w:t>
      </w:r>
      <w:r w:rsidRPr="00015ADA">
        <w:rPr>
          <w:b/>
        </w:rPr>
        <w:t>onclick="@</w:t>
      </w:r>
      <w:proofErr w:type="spellStart"/>
      <w:r w:rsidRPr="00015ADA">
        <w:rPr>
          <w:b/>
        </w:rPr>
        <w:t>IncrementCount</w:t>
      </w:r>
      <w:proofErr w:type="spellEnd"/>
      <w:r w:rsidRPr="00015ADA">
        <w:rPr>
          <w:b/>
        </w:rPr>
        <w:t>"</w:t>
      </w:r>
      <w:r w:rsidR="00015ADA">
        <w:t>—</w:t>
      </w:r>
      <w:r>
        <w:t>that updates the counter displayed on the button</w:t>
      </w:r>
      <w:r w:rsidR="002930B1">
        <w:t>,</w:t>
      </w:r>
      <w:r>
        <w:t xml:space="preserve"> as shown in </w:t>
      </w:r>
      <w:r>
        <w:rPr>
          <w:b/>
        </w:rPr>
        <w:t xml:space="preserve">Figure </w:t>
      </w:r>
      <w:ins w:id="112" w:author="Rick Strahl" w:date="2018-07-29T14:49:00Z">
        <w:r w:rsidR="00AF1C19">
          <w:rPr>
            <w:b/>
          </w:rPr>
          <w:t>7</w:t>
        </w:r>
      </w:ins>
      <w:del w:id="113" w:author="Rick Strahl" w:date="2018-07-29T14:49:00Z">
        <w:r w:rsidR="00140136" w:rsidDel="00AF1C19">
          <w:rPr>
            <w:b/>
          </w:rPr>
          <w:delText>6</w:delText>
        </w:r>
      </w:del>
      <w:r>
        <w:t>.</w:t>
      </w:r>
    </w:p>
    <w:p w14:paraId="1A863EC0" w14:textId="77777777" w:rsidR="00015ADA" w:rsidRDefault="00015ADA" w:rsidP="00116847">
      <w:pPr>
        <w:pStyle w:val="BodyText"/>
      </w:pPr>
    </w:p>
    <w:p w14:paraId="746D8C78" w14:textId="3C0881CE" w:rsidR="00116847" w:rsidRDefault="00116847" w:rsidP="00116847">
      <w:pPr>
        <w:pStyle w:val="BodyText"/>
      </w:pPr>
      <w:r>
        <w:t>Note that you can map events simply by pointing at a handler with the proper signature</w:t>
      </w:r>
      <w:r w:rsidR="002930B1">
        <w:t>,</w:t>
      </w:r>
      <w:r>
        <w:t xml:space="preserve"> which in case of the onclick handler</w:t>
      </w:r>
      <w:del w:id="114" w:author="Rick Strahl" w:date="2018-07-29T14:49:00Z">
        <w:r w:rsidR="002930B1" w:rsidDel="00AF1C19">
          <w:delText>,</w:delText>
        </w:r>
      </w:del>
      <w:r>
        <w:t xml:space="preserve"> is a method with </w:t>
      </w:r>
      <w:proofErr w:type="spellStart"/>
      <w:r w:rsidRPr="002930B1">
        <w:rPr>
          <w:b/>
        </w:rPr>
        <w:t>MouseEventArgs</w:t>
      </w:r>
      <w:proofErr w:type="spellEnd"/>
      <w:r>
        <w:t>. Alternately</w:t>
      </w:r>
      <w:r w:rsidR="002930B1">
        <w:t>,</w:t>
      </w:r>
      <w:r>
        <w:t xml:space="preserve"> you can also directly handle an event in</w:t>
      </w:r>
      <w:r w:rsidR="002930B1">
        <w:t>-</w:t>
      </w:r>
      <w:r>
        <w:t>line with a</w:t>
      </w:r>
      <w:r w:rsidR="002930B1">
        <w:t>n</w:t>
      </w:r>
      <w:r>
        <w:t xml:space="preserve"> </w:t>
      </w:r>
      <w:r w:rsidRPr="002930B1">
        <w:t>Action</w:t>
      </w:r>
      <w:r>
        <w:t xml:space="preserve"> instance. This is very useful because it allows you to reference in-scope variables</w:t>
      </w:r>
      <w:r w:rsidR="002930B1">
        <w:t>,</w:t>
      </w:r>
      <w:r>
        <w:t xml:space="preserve"> for example</w:t>
      </w:r>
      <w:r w:rsidR="002930B1">
        <w:t>,</w:t>
      </w:r>
      <w:r>
        <w:t xml:space="preserve"> inside of a </w:t>
      </w:r>
      <w:r w:rsidRPr="002930B1">
        <w:rPr>
          <w:b/>
        </w:rPr>
        <w:t>loop</w:t>
      </w:r>
      <w:r>
        <w:t xml:space="preserve"> structure</w:t>
      </w:r>
      <w:r w:rsidR="002930B1">
        <w:t>, like this</w:t>
      </w:r>
      <w:r>
        <w:t>:</w:t>
      </w:r>
    </w:p>
    <w:p w14:paraId="7149160B" w14:textId="77777777" w:rsidR="00BE120F" w:rsidRDefault="00BE120F" w:rsidP="00116847">
      <w:pPr>
        <w:pStyle w:val="BodyText"/>
      </w:pPr>
    </w:p>
    <w:p w14:paraId="4664DD22" w14:textId="77777777" w:rsidR="00BE120F" w:rsidRDefault="00BE120F" w:rsidP="00BE120F">
      <w:pPr>
        <w:pStyle w:val="CodeSnippet"/>
        <w:rPr>
          <w:rFonts w:cs="Consolas"/>
          <w:sz w:val="19"/>
          <w:szCs w:val="19"/>
        </w:rPr>
      </w:pPr>
      <w:r>
        <w:rPr>
          <w:rFonts w:cs="Consolas"/>
          <w:sz w:val="19"/>
          <w:szCs w:val="19"/>
          <w:highlight w:val="yellow"/>
        </w:rPr>
        <w:t>@</w:t>
      </w:r>
      <w:r>
        <w:rPr>
          <w:rFonts w:cs="Consolas"/>
          <w:color w:val="0000FF"/>
          <w:sz w:val="19"/>
          <w:szCs w:val="19"/>
        </w:rPr>
        <w:t>foreach</w:t>
      </w:r>
      <w:r>
        <w:rPr>
          <w:rFonts w:cs="Consolas"/>
          <w:sz w:val="19"/>
          <w:szCs w:val="19"/>
        </w:rPr>
        <w:t xml:space="preserve"> (var todoItem </w:t>
      </w:r>
      <w:r>
        <w:rPr>
          <w:rFonts w:cs="Consolas"/>
          <w:color w:val="0000FF"/>
          <w:sz w:val="19"/>
          <w:szCs w:val="19"/>
        </w:rPr>
        <w:t>in</w:t>
      </w:r>
      <w:r>
        <w:rPr>
          <w:rFonts w:cs="Consolas"/>
          <w:sz w:val="19"/>
          <w:szCs w:val="19"/>
        </w:rPr>
        <w:t xml:space="preserve"> todoItems)</w:t>
      </w:r>
    </w:p>
    <w:p w14:paraId="2684338D" w14:textId="77777777" w:rsidR="00BE120F" w:rsidRDefault="00BE120F" w:rsidP="00BE120F">
      <w:pPr>
        <w:pStyle w:val="CodeSnippet"/>
        <w:rPr>
          <w:rFonts w:cs="Consolas"/>
          <w:sz w:val="19"/>
          <w:szCs w:val="19"/>
        </w:rPr>
      </w:pPr>
      <w:r>
        <w:rPr>
          <w:rFonts w:cs="Consolas"/>
          <w:sz w:val="19"/>
          <w:szCs w:val="19"/>
        </w:rPr>
        <w:t>{</w:t>
      </w:r>
    </w:p>
    <w:p w14:paraId="38BA65AA" w14:textId="072DA6BD"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="todo-item"&gt;</w:t>
      </w:r>
    </w:p>
    <w:p w14:paraId="61DB027F" w14:textId="306B23BC"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a</w:t>
      </w: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()=&gt;RemoveTodo(todoItem)</w:t>
      </w:r>
      <w:r>
        <w:rPr>
          <w:rFonts w:cs="Consolas"/>
          <w:sz w:val="19"/>
          <w:szCs w:val="19"/>
          <w:highlight w:val="yellow"/>
        </w:rPr>
        <w:t>)</w:t>
      </w:r>
      <w:r>
        <w:rPr>
          <w:rFonts w:cs="Consolas"/>
          <w:color w:val="0000FF"/>
          <w:sz w:val="19"/>
          <w:szCs w:val="19"/>
        </w:rPr>
        <w:t>"&gt;</w:t>
      </w:r>
    </w:p>
    <w:p w14:paraId="29FBB6E0" w14:textId="5B5FD8B3" w:rsidR="00BE120F" w:rsidRDefault="00BE120F" w:rsidP="00BE120F">
      <w:pPr>
        <w:pStyle w:val="CodeSnippet"/>
        <w:rPr>
          <w:rFonts w:cs="Consolas"/>
          <w:sz w:val="19"/>
          <w:szCs w:val="19"/>
        </w:rPr>
      </w:pPr>
      <w:r>
        <w:rPr>
          <w:rFonts w:cs="Consolas"/>
          <w:sz w:val="19"/>
          <w:szCs w:val="19"/>
        </w:rPr>
        <w:t xml:space="preserve">         Remove</w:t>
      </w:r>
    </w:p>
    <w:p w14:paraId="38A38911" w14:textId="737F0DDB"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a</w:t>
      </w:r>
      <w:r>
        <w:rPr>
          <w:rFonts w:cs="Consolas"/>
          <w:color w:val="0000FF"/>
          <w:sz w:val="19"/>
          <w:szCs w:val="19"/>
        </w:rPr>
        <w:t>&gt;</w:t>
      </w:r>
    </w:p>
    <w:p w14:paraId="74CE14E8" w14:textId="3DFDEE83"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78F95FAB" w14:textId="31CF9401" w:rsidR="00BE120F" w:rsidRDefault="00BE120F" w:rsidP="00BE120F">
      <w:pPr>
        <w:pStyle w:val="CodeSnippet"/>
        <w:rPr>
          <w:rFonts w:cs="Consolas"/>
          <w:sz w:val="19"/>
          <w:szCs w:val="19"/>
        </w:rPr>
      </w:pPr>
      <w:r>
        <w:rPr>
          <w:rFonts w:cs="Consolas"/>
          <w:sz w:val="19"/>
          <w:szCs w:val="19"/>
        </w:rPr>
        <w:t>}</w:t>
      </w:r>
    </w:p>
    <w:p w14:paraId="036DA81C" w14:textId="77777777" w:rsidR="002930B1" w:rsidRDefault="002930B1" w:rsidP="002930B1">
      <w:pPr>
        <w:pStyle w:val="BodyText"/>
      </w:pPr>
    </w:p>
    <w:p w14:paraId="4CF67FE4" w14:textId="6E84E0B3" w:rsidR="00116847" w:rsidRDefault="00116847" w:rsidP="00116847">
      <w:pPr>
        <w:pStyle w:val="Heading3"/>
      </w:pPr>
      <w:bookmarkStart w:id="115" w:name="non-ui-events"/>
      <w:bookmarkEnd w:id="115"/>
      <w:r>
        <w:t>Non</w:t>
      </w:r>
      <w:r w:rsidR="002930B1">
        <w:t>-</w:t>
      </w:r>
      <w:r>
        <w:t>UI Events</w:t>
      </w:r>
    </w:p>
    <w:p w14:paraId="279528CB" w14:textId="61C6EDDA" w:rsidR="00116847" w:rsidRDefault="00116847" w:rsidP="00BE120F">
      <w:pPr>
        <w:pStyle w:val="BodyText"/>
      </w:pPr>
      <w:r>
        <w:t xml:space="preserve">Change tracking in </w:t>
      </w:r>
      <w:proofErr w:type="spellStart"/>
      <w:r>
        <w:t>Blazor</w:t>
      </w:r>
      <w:proofErr w:type="spellEnd"/>
      <w:r>
        <w:t xml:space="preserve"> is triggered by </w:t>
      </w:r>
      <w:r w:rsidR="002930B1">
        <w:t>b</w:t>
      </w:r>
      <w:r>
        <w:t>rowser DOM events, but sometimes you need to explicitly refresh the UI from code that triggers a change from within your .NET code. .NET can fire internal events and even run simulated multi-threading and timers.</w:t>
      </w:r>
    </w:p>
    <w:p w14:paraId="73E4C6F7" w14:textId="77777777" w:rsidR="00BE120F" w:rsidRDefault="00BE120F" w:rsidP="00BE120F">
      <w:pPr>
        <w:pStyle w:val="BodyText"/>
      </w:pPr>
    </w:p>
    <w:p w14:paraId="204ABADB" w14:textId="1D63B3FD" w:rsidR="00116847" w:rsidRDefault="00116847" w:rsidP="00116847">
      <w:pPr>
        <w:pStyle w:val="BodyText"/>
      </w:pPr>
      <w:r>
        <w:t>In the example above</w:t>
      </w:r>
      <w:r w:rsidR="002930B1">
        <w:t>,</w:t>
      </w:r>
      <w:r>
        <w:t xml:space="preserve"> you may notice that when you click the </w:t>
      </w:r>
      <w:r>
        <w:rPr>
          <w:b/>
        </w:rPr>
        <w:t>Increment Count</w:t>
      </w:r>
      <w:r>
        <w:t xml:space="preserve"> button, not only does the Count on the button change, but also the date displayed in the alert box above updates</w:t>
      </w:r>
      <w:r w:rsidR="002930B1">
        <w:t>,</w:t>
      </w:r>
      <w:r>
        <w:t xml:space="preserve"> which is weird UI behavior. It updates only when you click. This because the UI basically re-renders on the button click event and the change in the value but it doesn't update when the time changes.</w:t>
      </w:r>
    </w:p>
    <w:p w14:paraId="0819A9E2" w14:textId="77777777" w:rsidR="00BE120F" w:rsidRDefault="00BE120F" w:rsidP="00116847">
      <w:pPr>
        <w:pStyle w:val="BodyText"/>
      </w:pPr>
    </w:p>
    <w:p w14:paraId="6DEF257E" w14:textId="14FCA5D0" w:rsidR="00116847" w:rsidRDefault="00116847" w:rsidP="00116847">
      <w:pPr>
        <w:pStyle w:val="BodyText"/>
      </w:pPr>
      <w:r>
        <w:t>If I want the time to change each second</w:t>
      </w:r>
      <w:r w:rsidR="000E05EE">
        <w:t>,</w:t>
      </w:r>
      <w:r>
        <w:t xml:space="preserve"> I can use a timer in .NET and </w:t>
      </w:r>
      <w:r>
        <w:rPr>
          <w:b/>
        </w:rPr>
        <w:t>force</w:t>
      </w:r>
      <w:r>
        <w:t xml:space="preserve"> a UI change by adding a timer that forces the UI to rebind:</w:t>
      </w:r>
    </w:p>
    <w:p w14:paraId="3F1A23EC" w14:textId="77777777" w:rsidR="00B63895" w:rsidRDefault="00B63895" w:rsidP="00116847">
      <w:pPr>
        <w:pStyle w:val="BodyText"/>
      </w:pPr>
    </w:p>
    <w:p w14:paraId="5FF03D29" w14:textId="77777777" w:rsidR="00BE120F" w:rsidRDefault="00BE120F" w:rsidP="00BE120F">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Task OnInitAsync()</w:t>
      </w:r>
    </w:p>
    <w:p w14:paraId="1E67335A" w14:textId="77777777" w:rsidR="00BE120F" w:rsidRDefault="00BE120F" w:rsidP="00BE120F">
      <w:pPr>
        <w:pStyle w:val="CodeSnippet"/>
        <w:rPr>
          <w:rFonts w:cs="Consolas"/>
          <w:sz w:val="19"/>
          <w:szCs w:val="19"/>
        </w:rPr>
      </w:pPr>
      <w:r>
        <w:rPr>
          <w:rFonts w:cs="Consolas"/>
          <w:sz w:val="19"/>
          <w:szCs w:val="19"/>
        </w:rPr>
        <w:t>{</w:t>
      </w:r>
    </w:p>
    <w:p w14:paraId="7829B4EC" w14:textId="77777777"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timer = </w:t>
      </w:r>
      <w:r>
        <w:rPr>
          <w:rFonts w:cs="Consolas"/>
          <w:color w:val="0000FF"/>
          <w:sz w:val="19"/>
          <w:szCs w:val="19"/>
        </w:rPr>
        <w:t>new</w:t>
      </w:r>
      <w:r>
        <w:rPr>
          <w:rFonts w:cs="Consolas"/>
          <w:sz w:val="19"/>
          <w:szCs w:val="19"/>
        </w:rPr>
        <w:t xml:space="preserve"> System.Timers.Timer();</w:t>
      </w:r>
    </w:p>
    <w:p w14:paraId="065C228D" w14:textId="77777777" w:rsidR="00B63895" w:rsidRDefault="00BE120F" w:rsidP="00BE120F">
      <w:pPr>
        <w:pStyle w:val="CodeSnippet"/>
        <w:rPr>
          <w:rFonts w:cs="Consolas"/>
          <w:sz w:val="19"/>
          <w:szCs w:val="19"/>
        </w:rPr>
      </w:pPr>
      <w:r>
        <w:rPr>
          <w:rFonts w:cs="Consolas"/>
          <w:sz w:val="19"/>
          <w:szCs w:val="19"/>
        </w:rPr>
        <w:t xml:space="preserve">    timer.Elapsed += (s, ev) =&gt; </w:t>
      </w:r>
    </w:p>
    <w:p w14:paraId="730EA888" w14:textId="0ECD0815" w:rsidR="00BE120F" w:rsidRPr="00AF1C19" w:rsidRDefault="00B63895" w:rsidP="00BE120F">
      <w:pPr>
        <w:pStyle w:val="CodeSnippet"/>
        <w:rPr>
          <w:rFonts w:cs="Consolas"/>
          <w:b/>
          <w:sz w:val="19"/>
          <w:szCs w:val="19"/>
          <w:rPrChange w:id="116" w:author="Rick Strahl" w:date="2018-07-29T14:51:00Z">
            <w:rPr>
              <w:rFonts w:cs="Consolas"/>
              <w:sz w:val="19"/>
              <w:szCs w:val="19"/>
            </w:rPr>
          </w:rPrChange>
        </w:rPr>
      </w:pPr>
      <w:r>
        <w:rPr>
          <w:rFonts w:cs="Consolas"/>
          <w:color w:val="0000FF"/>
          <w:sz w:val="19"/>
          <w:szCs w:val="19"/>
        </w:rPr>
        <w:t xml:space="preserve">                   </w:t>
      </w:r>
      <w:r w:rsidR="00BE120F" w:rsidRPr="00AF1C19">
        <w:rPr>
          <w:rFonts w:cs="Consolas"/>
          <w:b/>
          <w:color w:val="0000FF"/>
          <w:sz w:val="19"/>
          <w:szCs w:val="19"/>
          <w:rPrChange w:id="117" w:author="Rick Strahl" w:date="2018-07-29T14:51:00Z">
            <w:rPr>
              <w:rFonts w:cs="Consolas"/>
              <w:color w:val="0000FF"/>
              <w:sz w:val="19"/>
              <w:szCs w:val="19"/>
            </w:rPr>
          </w:rPrChange>
        </w:rPr>
        <w:t>this</w:t>
      </w:r>
      <w:r w:rsidR="00BE120F" w:rsidRPr="00AF1C19">
        <w:rPr>
          <w:rFonts w:cs="Consolas"/>
          <w:b/>
          <w:sz w:val="19"/>
          <w:szCs w:val="19"/>
          <w:rPrChange w:id="118" w:author="Rick Strahl" w:date="2018-07-29T14:51:00Z">
            <w:rPr>
              <w:rFonts w:cs="Consolas"/>
              <w:sz w:val="19"/>
              <w:szCs w:val="19"/>
            </w:rPr>
          </w:rPrChange>
        </w:rPr>
        <w:t>.StateHasChanged();</w:t>
      </w:r>
    </w:p>
    <w:p w14:paraId="146471B4" w14:textId="77777777" w:rsidR="00BE120F" w:rsidRDefault="00BE120F" w:rsidP="00BE120F">
      <w:pPr>
        <w:pStyle w:val="CodeSnippet"/>
        <w:rPr>
          <w:rFonts w:cs="Consolas"/>
          <w:sz w:val="19"/>
          <w:szCs w:val="19"/>
        </w:rPr>
      </w:pPr>
      <w:r>
        <w:rPr>
          <w:rFonts w:cs="Consolas"/>
          <w:sz w:val="19"/>
          <w:szCs w:val="19"/>
        </w:rPr>
        <w:t xml:space="preserve">    timer.Interval = 1000;</w:t>
      </w:r>
    </w:p>
    <w:p w14:paraId="6C6AC973" w14:textId="77777777" w:rsidR="00BE120F" w:rsidRDefault="00BE120F" w:rsidP="00BE120F">
      <w:pPr>
        <w:pStyle w:val="CodeSnippet"/>
        <w:rPr>
          <w:rFonts w:cs="Consolas"/>
          <w:sz w:val="19"/>
          <w:szCs w:val="19"/>
        </w:rPr>
      </w:pPr>
      <w:r>
        <w:rPr>
          <w:rFonts w:cs="Consolas"/>
          <w:sz w:val="19"/>
          <w:szCs w:val="19"/>
        </w:rPr>
        <w:t xml:space="preserve">    timer.Start();</w:t>
      </w:r>
    </w:p>
    <w:p w14:paraId="57BF306B" w14:textId="77777777"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r>
        <w:rPr>
          <w:rFonts w:cs="Consolas"/>
          <w:color w:val="0000FF"/>
          <w:sz w:val="19"/>
          <w:szCs w:val="19"/>
        </w:rPr>
        <w:t>base</w:t>
      </w:r>
      <w:r>
        <w:rPr>
          <w:rFonts w:cs="Consolas"/>
          <w:sz w:val="19"/>
          <w:szCs w:val="19"/>
        </w:rPr>
        <w:t>.OnInitAsync();</w:t>
      </w:r>
    </w:p>
    <w:p w14:paraId="5CB16B96" w14:textId="77777777" w:rsidR="00BE120F" w:rsidRDefault="00BE120F" w:rsidP="00BE120F">
      <w:pPr>
        <w:pStyle w:val="CodeSnippet"/>
        <w:rPr>
          <w:rFonts w:cs="Consolas"/>
          <w:sz w:val="19"/>
          <w:szCs w:val="19"/>
        </w:rPr>
      </w:pPr>
      <w:r>
        <w:rPr>
          <w:rFonts w:cs="Consolas"/>
          <w:sz w:val="19"/>
          <w:szCs w:val="19"/>
        </w:rPr>
        <w:t>}</w:t>
      </w:r>
    </w:p>
    <w:p w14:paraId="0050748F" w14:textId="77777777" w:rsidR="00BE120F" w:rsidRDefault="00BE120F" w:rsidP="00116847">
      <w:pPr>
        <w:pStyle w:val="BodyText"/>
      </w:pPr>
    </w:p>
    <w:p w14:paraId="2A5C1CEA" w14:textId="1FC18557" w:rsidR="00116847" w:rsidRPr="000F38D0" w:rsidRDefault="00116847" w:rsidP="000F38D0">
      <w:pPr>
        <w:pStyle w:val="BodyText"/>
      </w:pPr>
      <w:proofErr w:type="spellStart"/>
      <w:r w:rsidRPr="000F38D0">
        <w:t>Blazor</w:t>
      </w:r>
      <w:proofErr w:type="spellEnd"/>
      <w:r w:rsidRPr="000F38D0">
        <w:t xml:space="preserve"> components contain life cycle events and </w:t>
      </w:r>
      <w:proofErr w:type="spellStart"/>
      <w:proofErr w:type="gramStart"/>
      <w:r w:rsidRPr="000F38D0">
        <w:rPr>
          <w:rStyle w:val="VerbatimChar"/>
          <w:rFonts w:ascii="Calibri" w:hAnsi="Calibri"/>
          <w:b/>
          <w:sz w:val="20"/>
        </w:rPr>
        <w:t>OnInitAsync</w:t>
      </w:r>
      <w:proofErr w:type="spellEnd"/>
      <w:r w:rsidRPr="000F38D0">
        <w:rPr>
          <w:rStyle w:val="VerbatimChar"/>
          <w:rFonts w:ascii="Calibri" w:hAnsi="Calibri"/>
          <w:b/>
          <w:sz w:val="20"/>
        </w:rPr>
        <w:t>(</w:t>
      </w:r>
      <w:proofErr w:type="gramEnd"/>
      <w:r w:rsidRPr="000F38D0">
        <w:rPr>
          <w:rStyle w:val="VerbatimChar"/>
          <w:rFonts w:ascii="Calibri" w:hAnsi="Calibri"/>
          <w:b/>
          <w:sz w:val="20"/>
        </w:rPr>
        <w:t>)</w:t>
      </w:r>
      <w:r w:rsidRPr="000F38D0">
        <w:t xml:space="preserve"> is one that you can use to fire code when the component is first loaded. In this example, I set up a timer and fire it every second and explicitly for</w:t>
      </w:r>
      <w:ins w:id="119" w:author="Rick Strahl" w:date="2018-07-29T14:51:00Z">
        <w:r w:rsidR="00AF1C19">
          <w:t>ce</w:t>
        </w:r>
      </w:ins>
      <w:r w:rsidRPr="000F38D0">
        <w:t xml:space="preserve"> </w:t>
      </w:r>
      <w:proofErr w:type="spellStart"/>
      <w:proofErr w:type="gramStart"/>
      <w:r w:rsidRPr="000E05EE">
        <w:rPr>
          <w:rStyle w:val="VerbatimChar"/>
          <w:rFonts w:ascii="Calibri" w:hAnsi="Calibri"/>
          <w:b/>
          <w:sz w:val="20"/>
        </w:rPr>
        <w:t>this.StateHasChanged</w:t>
      </w:r>
      <w:proofErr w:type="spellEnd"/>
      <w:proofErr w:type="gramEnd"/>
      <w:r w:rsidRPr="000E05EE">
        <w:rPr>
          <w:rStyle w:val="VerbatimChar"/>
          <w:rFonts w:ascii="Calibri" w:hAnsi="Calibri"/>
          <w:b/>
          <w:sz w:val="20"/>
        </w:rPr>
        <w:t>()</w:t>
      </w:r>
      <w:r w:rsidR="000E05EE">
        <w:t>,</w:t>
      </w:r>
      <w:r w:rsidRPr="000F38D0">
        <w:t xml:space="preserve"> which forces the UI to refresh. This has the effect that the time displayed is now updated every second even when no browser event is fired.</w:t>
      </w:r>
    </w:p>
    <w:p w14:paraId="4C2A8E71" w14:textId="77777777" w:rsidR="00B63895" w:rsidRDefault="00B63895" w:rsidP="00B63895">
      <w:pPr>
        <w:pStyle w:val="BodyText"/>
      </w:pPr>
    </w:p>
    <w:p w14:paraId="3DF38427" w14:textId="5A9A30C1" w:rsidR="00116847" w:rsidRDefault="00B63895" w:rsidP="000F38D0">
      <w:pPr>
        <w:pStyle w:val="BodyText"/>
      </w:pPr>
      <w:bookmarkStart w:id="120" w:name="icon-info-circle-datetime-format-issues"/>
      <w:bookmarkEnd w:id="120"/>
      <w:r w:rsidRPr="000F38D0">
        <w:t>Note that</w:t>
      </w:r>
      <w:r w:rsidR="000E05EE">
        <w:t>,</w:t>
      </w:r>
      <w:r w:rsidRPr="000F38D0">
        <w:t xml:space="preserve"> d</w:t>
      </w:r>
      <w:r w:rsidR="00116847" w:rsidRPr="000F38D0">
        <w:t xml:space="preserve">ue to a bug in Mono, </w:t>
      </w:r>
      <w:proofErr w:type="spellStart"/>
      <w:r w:rsidR="00116847" w:rsidRPr="000F38D0">
        <w:rPr>
          <w:rStyle w:val="VerbatimChar"/>
          <w:rFonts w:ascii="Calibri" w:hAnsi="Calibri"/>
          <w:b/>
          <w:sz w:val="20"/>
        </w:rPr>
        <w:t>DateTime</w:t>
      </w:r>
      <w:proofErr w:type="spellEnd"/>
      <w:r w:rsidR="00116847" w:rsidRPr="000F38D0">
        <w:t xml:space="preserve"> values in </w:t>
      </w:r>
      <w:proofErr w:type="spellStart"/>
      <w:r w:rsidR="00116847" w:rsidRPr="000F38D0">
        <w:t>Blazor</w:t>
      </w:r>
      <w:proofErr w:type="spellEnd"/>
      <w:r w:rsidR="00116847" w:rsidRPr="000F38D0">
        <w:t xml:space="preserve"> always display as UTC even when </w:t>
      </w:r>
      <w:proofErr w:type="gramStart"/>
      <w:r w:rsidR="00116847" w:rsidRPr="000F38D0">
        <w:t xml:space="preserve">using </w:t>
      </w:r>
      <w:r w:rsidR="00116847" w:rsidRPr="000F38D0">
        <w:rPr>
          <w:rStyle w:val="VerbatimChar"/>
          <w:rFonts w:ascii="Calibri" w:hAnsi="Calibri"/>
          <w:b/>
          <w:sz w:val="20"/>
        </w:rPr>
        <w:t>.</w:t>
      </w:r>
      <w:proofErr w:type="spellStart"/>
      <w:r w:rsidR="00116847" w:rsidRPr="000F38D0">
        <w:rPr>
          <w:rStyle w:val="VerbatimChar"/>
          <w:rFonts w:ascii="Calibri" w:hAnsi="Calibri"/>
          <w:b/>
          <w:sz w:val="20"/>
        </w:rPr>
        <w:t>ToLocalTime</w:t>
      </w:r>
      <w:proofErr w:type="spellEnd"/>
      <w:proofErr w:type="gramEnd"/>
      <w:r w:rsidR="00116847" w:rsidRPr="000F38D0">
        <w:rPr>
          <w:rStyle w:val="VerbatimChar"/>
          <w:rFonts w:ascii="Calibri" w:hAnsi="Calibri"/>
          <w:b/>
          <w:sz w:val="20"/>
        </w:rPr>
        <w:t>()</w:t>
      </w:r>
      <w:r w:rsidR="00116847" w:rsidRPr="000F38D0">
        <w:t xml:space="preserve">. The problem is that </w:t>
      </w:r>
      <w:proofErr w:type="spellStart"/>
      <w:r w:rsidRPr="000F38D0">
        <w:t>Ti</w:t>
      </w:r>
      <w:r w:rsidR="00116847" w:rsidRPr="000F38D0">
        <w:t>mezone</w:t>
      </w:r>
      <w:proofErr w:type="spellEnd"/>
      <w:r w:rsidR="00116847" w:rsidRPr="000F38D0">
        <w:t xml:space="preserve"> handling in Mono </w:t>
      </w:r>
      <w:del w:id="121" w:author="Rick Strahl" w:date="2018-07-29T14:52:00Z">
        <w:r w:rsidR="00116847" w:rsidRPr="000F38D0" w:rsidDel="00AF1C19">
          <w:delText>isn</w:delText>
        </w:r>
        <w:r w:rsidR="000E05EE" w:rsidDel="00AF1C19">
          <w:delText>’</w:delText>
        </w:r>
        <w:r w:rsidR="00116847" w:rsidRPr="000F38D0" w:rsidDel="00AF1C19">
          <w:delText xml:space="preserve">t </w:delText>
        </w:r>
      </w:del>
      <w:r w:rsidR="000E05EE" w:rsidRPr="000F38D0">
        <w:t xml:space="preserve">currently </w:t>
      </w:r>
      <w:ins w:id="122" w:author="Rick Strahl" w:date="2018-07-29T14:52:00Z">
        <w:r w:rsidR="00AF1C19" w:rsidRPr="000F38D0">
          <w:t>isn</w:t>
        </w:r>
        <w:r w:rsidR="00AF1C19">
          <w:t>’</w:t>
        </w:r>
        <w:r w:rsidR="00AF1C19" w:rsidRPr="000F38D0">
          <w:t>t</w:t>
        </w:r>
        <w:r w:rsidR="00AF1C19" w:rsidRPr="000F38D0">
          <w:t xml:space="preserve"> </w:t>
        </w:r>
      </w:ins>
      <w:r w:rsidR="00116847" w:rsidRPr="000F38D0">
        <w:t>working, but this bug will be fixed in future versions.</w:t>
      </w:r>
    </w:p>
    <w:p w14:paraId="629D6AAB" w14:textId="77777777" w:rsidR="000E05EE" w:rsidRPr="000F38D0" w:rsidRDefault="000E05EE" w:rsidP="000F38D0">
      <w:pPr>
        <w:pStyle w:val="BodyText"/>
      </w:pPr>
    </w:p>
    <w:p w14:paraId="4221A57C" w14:textId="77777777" w:rsidR="00116847" w:rsidRDefault="00116847" w:rsidP="00116847">
      <w:pPr>
        <w:pStyle w:val="Heading3"/>
      </w:pPr>
      <w:bookmarkStart w:id="123" w:name="layout-page"/>
      <w:bookmarkEnd w:id="123"/>
      <w:r>
        <w:lastRenderedPageBreak/>
        <w:t>Layout Page</w:t>
      </w:r>
    </w:p>
    <w:p w14:paraId="1FD64D4E" w14:textId="260C8559" w:rsidR="00116847" w:rsidRDefault="00116847" w:rsidP="00B63895">
      <w:pPr>
        <w:pStyle w:val="BodyText"/>
      </w:pPr>
      <w:r>
        <w:t>You probably noticed that the Hello page shows more HTML layout than what this sample displays. This HTML is rendered as part of the Layout page.</w:t>
      </w:r>
    </w:p>
    <w:p w14:paraId="49646BE4" w14:textId="77777777" w:rsidR="000F38D0" w:rsidRDefault="000F38D0" w:rsidP="00B63895">
      <w:pPr>
        <w:pStyle w:val="BodyText"/>
      </w:pPr>
    </w:p>
    <w:p w14:paraId="7B607935" w14:textId="499EAE95" w:rsidR="00116847" w:rsidRDefault="00116847" w:rsidP="00116847">
      <w:pPr>
        <w:pStyle w:val="BodyText"/>
      </w:pPr>
      <w:r>
        <w:t>The Layout page for the sample is very simple:</w:t>
      </w:r>
    </w:p>
    <w:p w14:paraId="679C6936" w14:textId="77777777" w:rsidR="000F38D0" w:rsidRDefault="000F38D0" w:rsidP="00116847">
      <w:pPr>
        <w:pStyle w:val="BodyText"/>
      </w:pPr>
    </w:p>
    <w:p w14:paraId="703F0F0E" w14:textId="77777777" w:rsidR="000F38D0" w:rsidRDefault="000F38D0" w:rsidP="000F38D0">
      <w:pPr>
        <w:pStyle w:val="CodeSnippet"/>
        <w:rPr>
          <w:rFonts w:cs="Consolas"/>
          <w:sz w:val="19"/>
          <w:szCs w:val="19"/>
        </w:rPr>
      </w:pPr>
      <w:r>
        <w:rPr>
          <w:rFonts w:cs="Consolas"/>
          <w:sz w:val="19"/>
          <w:szCs w:val="19"/>
          <w:highlight w:val="yellow"/>
        </w:rPr>
        <w:t>@inherits</w:t>
      </w:r>
      <w:r>
        <w:rPr>
          <w:rFonts w:cs="Consolas"/>
          <w:sz w:val="19"/>
          <w:szCs w:val="19"/>
        </w:rPr>
        <w:t xml:space="preserve"> BlazorLayoutComponent</w:t>
      </w:r>
    </w:p>
    <w:p w14:paraId="3E317F1A" w14:textId="77777777" w:rsidR="000F38D0" w:rsidRDefault="000F38D0" w:rsidP="000F38D0">
      <w:pPr>
        <w:pStyle w:val="CodeSnippet"/>
        <w:rPr>
          <w:rFonts w:cs="Consolas"/>
          <w:sz w:val="19"/>
          <w:szCs w:val="19"/>
        </w:rPr>
      </w:pPr>
    </w:p>
    <w:p w14:paraId="0BE5DB65"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="sidebar"&gt;</w:t>
      </w:r>
    </w:p>
    <w:p w14:paraId="0C1E6818"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NavMenu</w:t>
      </w:r>
      <w:r>
        <w:rPr>
          <w:rFonts w:cs="Consolas"/>
          <w:sz w:val="19"/>
          <w:szCs w:val="19"/>
        </w:rPr>
        <w:t xml:space="preserve"> </w:t>
      </w:r>
      <w:r>
        <w:rPr>
          <w:rFonts w:cs="Consolas"/>
          <w:color w:val="0000FF"/>
          <w:sz w:val="19"/>
          <w:szCs w:val="19"/>
        </w:rPr>
        <w:t>/&gt;</w:t>
      </w:r>
    </w:p>
    <w:p w14:paraId="058C0F41"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6931DC5F" w14:textId="77777777" w:rsidR="000F38D0" w:rsidRDefault="000F38D0" w:rsidP="000F38D0">
      <w:pPr>
        <w:pStyle w:val="CodeSnippet"/>
        <w:rPr>
          <w:rFonts w:cs="Consolas"/>
          <w:sz w:val="19"/>
          <w:szCs w:val="19"/>
        </w:rPr>
      </w:pPr>
    </w:p>
    <w:p w14:paraId="38E00559"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="main"&gt;</w:t>
      </w:r>
    </w:p>
    <w:p w14:paraId="053A0333"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="content px-4"&gt;</w:t>
      </w:r>
    </w:p>
    <w:p w14:paraId="1D99632B" w14:textId="77777777"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Body</w:t>
      </w:r>
    </w:p>
    <w:p w14:paraId="207E1F79"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218A16F0"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2E8D8B4B" w14:textId="77777777" w:rsidR="000F38D0" w:rsidRDefault="000F38D0" w:rsidP="000F38D0">
      <w:pPr>
        <w:pStyle w:val="BodyText"/>
      </w:pPr>
    </w:p>
    <w:p w14:paraId="6A71C0D2" w14:textId="6BE74ACC" w:rsidR="00116847" w:rsidRPr="000F38D0" w:rsidRDefault="00116847" w:rsidP="000F38D0">
      <w:pPr>
        <w:pStyle w:val="BodyText"/>
      </w:pPr>
      <w:r w:rsidRPr="000F38D0">
        <w:t xml:space="preserve">The key point in this layout are the </w:t>
      </w:r>
      <w:r w:rsidRPr="000F38D0">
        <w:rPr>
          <w:rStyle w:val="VerbatimChar"/>
          <w:rFonts w:ascii="Calibri" w:hAnsi="Calibri"/>
          <w:b/>
          <w:sz w:val="20"/>
        </w:rPr>
        <w:t xml:space="preserve">@inherits </w:t>
      </w:r>
      <w:proofErr w:type="spellStart"/>
      <w:r w:rsidRPr="000F38D0">
        <w:rPr>
          <w:rStyle w:val="VerbatimChar"/>
          <w:rFonts w:ascii="Calibri" w:hAnsi="Calibri"/>
          <w:b/>
          <w:sz w:val="20"/>
        </w:rPr>
        <w:t>BlazorLayoutComponent</w:t>
      </w:r>
      <w:proofErr w:type="spellEnd"/>
      <w:r w:rsidRPr="000F38D0">
        <w:t xml:space="preserve"> (likely to change)</w:t>
      </w:r>
      <w:r w:rsidR="000E05EE">
        <w:t>,</w:t>
      </w:r>
      <w:r w:rsidRPr="000F38D0">
        <w:t xml:space="preserve"> which identifies this as a Layout page, and the </w:t>
      </w:r>
      <w:r w:rsidRPr="000F38D0">
        <w:rPr>
          <w:rStyle w:val="VerbatimChar"/>
          <w:rFonts w:ascii="Calibri" w:hAnsi="Calibri"/>
          <w:b/>
          <w:sz w:val="20"/>
        </w:rPr>
        <w:t>@Body</w:t>
      </w:r>
      <w:r w:rsidRPr="000F38D0">
        <w:t xml:space="preserve"> directive</w:t>
      </w:r>
      <w:r w:rsidR="000E05EE">
        <w:t>,</w:t>
      </w:r>
      <w:r w:rsidRPr="000F38D0">
        <w:t xml:space="preserve"> which specifies where the content goes.</w:t>
      </w:r>
    </w:p>
    <w:p w14:paraId="3967A349" w14:textId="77777777" w:rsidR="000F38D0" w:rsidRDefault="000F38D0" w:rsidP="000F38D0">
      <w:pPr>
        <w:pStyle w:val="BodyText"/>
      </w:pPr>
    </w:p>
    <w:p w14:paraId="28FF2862" w14:textId="26F67505" w:rsidR="00116847" w:rsidRDefault="00116847" w:rsidP="000F38D0">
      <w:pPr>
        <w:pStyle w:val="BodyText"/>
      </w:pPr>
      <w:r w:rsidRPr="000F38D0">
        <w:t>To use the Layout</w:t>
      </w:r>
      <w:r w:rsidR="000E05EE">
        <w:t>,</w:t>
      </w:r>
      <w:r w:rsidRPr="000F38D0">
        <w:t xml:space="preserve"> you can use the </w:t>
      </w:r>
      <w:r w:rsidRPr="000F38D0">
        <w:rPr>
          <w:rStyle w:val="VerbatimChar"/>
          <w:rFonts w:ascii="Calibri" w:hAnsi="Calibri"/>
          <w:b/>
          <w:sz w:val="20"/>
        </w:rPr>
        <w:t>@layout</w:t>
      </w:r>
      <w:r w:rsidRPr="000F38D0">
        <w:t xml:space="preserve"> directive either in a specific page or by a </w:t>
      </w:r>
      <w:r w:rsidRPr="000F38D0">
        <w:rPr>
          <w:rStyle w:val="VerbatimChar"/>
          <w:rFonts w:ascii="Calibri" w:hAnsi="Calibri"/>
          <w:b/>
          <w:sz w:val="20"/>
        </w:rPr>
        <w:t>_</w:t>
      </w:r>
      <w:proofErr w:type="spellStart"/>
      <w:r w:rsidRPr="000F38D0">
        <w:rPr>
          <w:rStyle w:val="VerbatimChar"/>
          <w:rFonts w:ascii="Calibri" w:hAnsi="Calibri"/>
          <w:b/>
          <w:sz w:val="20"/>
        </w:rPr>
        <w:t>ViewImports.cshtml</w:t>
      </w:r>
      <w:proofErr w:type="spellEnd"/>
      <w:r w:rsidRPr="000F38D0">
        <w:t xml:space="preserve"> file by specifying the layout page type. Note that this is different than MVC where you specify the view</w:t>
      </w:r>
      <w:ins w:id="124" w:author="Rick Strahl" w:date="2018-07-29T14:53:00Z">
        <w:r w:rsidR="00AF1C19">
          <w:t xml:space="preserve"> file name</w:t>
        </w:r>
      </w:ins>
      <w:r w:rsidR="000E05EE">
        <w:t xml:space="preserve">; </w:t>
      </w:r>
      <w:r w:rsidRPr="000F38D0">
        <w:t>here you specify the type name</w:t>
      </w:r>
      <w:del w:id="125" w:author="Rick Strahl" w:date="2018-07-29T14:55:00Z">
        <w:r w:rsidRPr="000F38D0" w:rsidDel="00AF1C19">
          <w:delText>.</w:delText>
        </w:r>
      </w:del>
      <w:ins w:id="126" w:author="Rick Strahl" w:date="2018-07-29T14:55:00Z">
        <w:r w:rsidR="00AF1C19">
          <w:t>.</w:t>
        </w:r>
      </w:ins>
    </w:p>
    <w:p w14:paraId="3E92109C" w14:textId="77777777" w:rsidR="000E05EE" w:rsidRPr="000F38D0" w:rsidRDefault="000E05EE" w:rsidP="000F38D0">
      <w:pPr>
        <w:pStyle w:val="BodyText"/>
      </w:pPr>
    </w:p>
    <w:p w14:paraId="5FBD0740" w14:textId="77777777" w:rsidR="00116847" w:rsidRDefault="00116847" w:rsidP="00116847">
      <w:pPr>
        <w:pStyle w:val="Heading3"/>
      </w:pPr>
      <w:bookmarkStart w:id="127" w:name="components"/>
      <w:bookmarkEnd w:id="127"/>
      <w:r>
        <w:t>Components</w:t>
      </w:r>
    </w:p>
    <w:p w14:paraId="71CBFF4F" w14:textId="06C8AC55" w:rsidR="00116847" w:rsidRDefault="00116847" w:rsidP="000F38D0">
      <w:pPr>
        <w:pStyle w:val="BodyText"/>
      </w:pPr>
      <w:r>
        <w:t xml:space="preserve">Notice the </w:t>
      </w:r>
      <w:r w:rsidRPr="000F38D0">
        <w:rPr>
          <w:b/>
          <w:bCs/>
        </w:rPr>
        <w:t>&lt;</w:t>
      </w:r>
      <w:proofErr w:type="spellStart"/>
      <w:r w:rsidRPr="000F38D0">
        <w:rPr>
          <w:b/>
          <w:bCs/>
        </w:rPr>
        <w:t>NavMenu</w:t>
      </w:r>
      <w:proofErr w:type="spellEnd"/>
      <w:r w:rsidRPr="000F38D0">
        <w:rPr>
          <w:b/>
          <w:bCs/>
        </w:rPr>
        <w:t>&gt;</w:t>
      </w:r>
      <w:r>
        <w:t xml:space="preserve"> tag in the Layout page above. That's a component that contains the HTML and </w:t>
      </w:r>
      <w:commentRangeStart w:id="128"/>
      <w:r w:rsidR="000E05EE">
        <w:t>the</w:t>
      </w:r>
      <w:r w:rsidR="000E05EE" w:rsidRPr="00A102BC">
        <w:rPr>
          <w:b/>
        </w:rPr>
        <w:t xml:space="preserve"> </w:t>
      </w:r>
      <w:r w:rsidRPr="00A102BC">
        <w:rPr>
          <w:b/>
        </w:rPr>
        <w:t>hide</w:t>
      </w:r>
      <w:r w:rsidR="00A102BC" w:rsidRPr="00A102BC">
        <w:rPr>
          <w:b/>
        </w:rPr>
        <w:t>-</w:t>
      </w:r>
      <w:r w:rsidRPr="00A102BC">
        <w:rPr>
          <w:b/>
        </w:rPr>
        <w:t>and</w:t>
      </w:r>
      <w:r w:rsidR="00A102BC" w:rsidRPr="00A102BC">
        <w:rPr>
          <w:b/>
        </w:rPr>
        <w:t>-</w:t>
      </w:r>
      <w:r w:rsidRPr="00A102BC">
        <w:rPr>
          <w:b/>
        </w:rPr>
        <w:t xml:space="preserve">show </w:t>
      </w:r>
      <w:r>
        <w:t>logic</w:t>
      </w:r>
      <w:commentRangeEnd w:id="128"/>
      <w:r w:rsidR="00A102BC">
        <w:rPr>
          <w:rStyle w:val="CommentReference"/>
          <w:rFonts w:ascii="Verdana" w:hAnsi="Verdana"/>
        </w:rPr>
        <w:commentReference w:id="128"/>
      </w:r>
      <w:r>
        <w:t xml:space="preserve"> to show the sidebar nav menu.</w:t>
      </w:r>
    </w:p>
    <w:p w14:paraId="44442679" w14:textId="77777777" w:rsidR="000F38D0" w:rsidRDefault="000F38D0" w:rsidP="000F38D0">
      <w:pPr>
        <w:pStyle w:val="BodyText"/>
      </w:pPr>
    </w:p>
    <w:p w14:paraId="3A0E6A78" w14:textId="5D76973C" w:rsidR="00116847" w:rsidRPr="000F38D0" w:rsidRDefault="00116847" w:rsidP="000F38D0">
      <w:pPr>
        <w:pStyle w:val="BodyText"/>
      </w:pPr>
      <w:r w:rsidRPr="000F38D0">
        <w:t>Components are the lowest</w:t>
      </w:r>
      <w:r w:rsidR="00A102BC">
        <w:t>-</w:t>
      </w:r>
      <w:r w:rsidRPr="000F38D0">
        <w:t xml:space="preserve">level UI element in </w:t>
      </w:r>
      <w:proofErr w:type="spellStart"/>
      <w:r w:rsidRPr="000F38D0">
        <w:t>Blazor</w:t>
      </w:r>
      <w:proofErr w:type="spellEnd"/>
      <w:r w:rsidRPr="000F38D0">
        <w:t xml:space="preserve">. </w:t>
      </w:r>
      <w:ins w:id="129" w:author="Rick Strahl" w:date="2018-07-29T14:55:00Z">
        <w:r w:rsidR="00AF1C19">
          <w:t xml:space="preserve">They </w:t>
        </w:r>
      </w:ins>
      <w:del w:id="130" w:author="Rick Strahl" w:date="2018-07-29T14:55:00Z">
        <w:r w:rsidRPr="000F38D0" w:rsidDel="00AF1C19">
          <w:delText>Components a</w:delText>
        </w:r>
      </w:del>
      <w:ins w:id="131" w:author="Rick Strahl" w:date="2018-07-29T14:55:00Z">
        <w:r w:rsidR="00AF1C19">
          <w:t>a</w:t>
        </w:r>
      </w:ins>
      <w:r w:rsidRPr="000F38D0">
        <w:t>re simply</w:t>
      </w:r>
      <w:r w:rsidR="00DB292D">
        <w:t xml:space="preserve"> </w:t>
      </w:r>
      <w:proofErr w:type="gramStart"/>
      <w:r w:rsidR="00DB292D">
        <w:t>a</w:t>
      </w:r>
      <w:r w:rsidRPr="000F38D0">
        <w:t xml:space="preserve"> </w:t>
      </w:r>
      <w:r w:rsidRPr="000F38D0">
        <w:rPr>
          <w:rStyle w:val="VerbatimChar"/>
          <w:rFonts w:ascii="Calibri" w:hAnsi="Calibri"/>
          <w:b/>
          <w:sz w:val="20"/>
        </w:rPr>
        <w:t>.</w:t>
      </w:r>
      <w:proofErr w:type="spellStart"/>
      <w:r w:rsidRPr="000F38D0">
        <w:rPr>
          <w:rStyle w:val="VerbatimChar"/>
          <w:rFonts w:ascii="Calibri" w:hAnsi="Calibri"/>
          <w:b/>
          <w:sz w:val="20"/>
        </w:rPr>
        <w:t>cshtml</w:t>
      </w:r>
      <w:proofErr w:type="spellEnd"/>
      <w:proofErr w:type="gramEnd"/>
      <w:r w:rsidRPr="000F38D0">
        <w:t xml:space="preserve"> file. </w:t>
      </w:r>
      <w:proofErr w:type="gramStart"/>
      <w:r w:rsidRPr="000F38D0">
        <w:t xml:space="preserve">Any </w:t>
      </w:r>
      <w:r w:rsidRPr="000F38D0">
        <w:rPr>
          <w:b/>
        </w:rPr>
        <w:t>.</w:t>
      </w:r>
      <w:proofErr w:type="spellStart"/>
      <w:r w:rsidRPr="000F38D0">
        <w:rPr>
          <w:b/>
        </w:rPr>
        <w:t>cshtml</w:t>
      </w:r>
      <w:proofErr w:type="spellEnd"/>
      <w:proofErr w:type="gramEnd"/>
      <w:r w:rsidRPr="000F38D0">
        <w:t xml:space="preserve"> you create has a matching class and that class component becomes available as an HTML tag to pull in the component. So</w:t>
      </w:r>
      <w:ins w:id="132" w:author="Rick Strahl" w:date="2018-07-29T14:56:00Z">
        <w:r w:rsidR="00AF1C19">
          <w:t>,</w:t>
        </w:r>
      </w:ins>
      <w:r w:rsidRPr="000F38D0">
        <w:t xml:space="preserve"> the </w:t>
      </w:r>
      <w:proofErr w:type="spellStart"/>
      <w:r w:rsidRPr="000F38D0">
        <w:rPr>
          <w:rStyle w:val="VerbatimChar"/>
          <w:rFonts w:ascii="Calibri" w:hAnsi="Calibri"/>
          <w:b/>
          <w:sz w:val="20"/>
        </w:rPr>
        <w:t>NavMenu.cshtml</w:t>
      </w:r>
      <w:proofErr w:type="spellEnd"/>
      <w:r w:rsidRPr="000F38D0">
        <w:t xml:space="preserve"> page becomes a </w:t>
      </w:r>
      <w:r w:rsidRPr="000F38D0">
        <w:rPr>
          <w:rStyle w:val="VerbatimChar"/>
          <w:rFonts w:ascii="Calibri" w:hAnsi="Calibri"/>
          <w:b/>
          <w:sz w:val="20"/>
        </w:rPr>
        <w:t>&lt;</w:t>
      </w:r>
      <w:proofErr w:type="spellStart"/>
      <w:r w:rsidRPr="000F38D0">
        <w:rPr>
          <w:rStyle w:val="VerbatimChar"/>
          <w:rFonts w:ascii="Calibri" w:hAnsi="Calibri"/>
          <w:b/>
          <w:sz w:val="20"/>
        </w:rPr>
        <w:t>NavMenu</w:t>
      </w:r>
      <w:proofErr w:type="spellEnd"/>
      <w:r w:rsidRPr="000F38D0">
        <w:rPr>
          <w:rStyle w:val="VerbatimChar"/>
          <w:rFonts w:ascii="Calibri" w:hAnsi="Calibri"/>
          <w:b/>
          <w:sz w:val="20"/>
        </w:rPr>
        <w:t>&gt;</w:t>
      </w:r>
      <w:r w:rsidRPr="000F38D0">
        <w:t xml:space="preserve"> component you can embed into another page or component.</w:t>
      </w:r>
    </w:p>
    <w:p w14:paraId="4FA0A6EA" w14:textId="77777777" w:rsidR="000F38D0" w:rsidRPr="000F38D0" w:rsidRDefault="000F38D0" w:rsidP="000F38D0">
      <w:pPr>
        <w:pStyle w:val="BodyText"/>
      </w:pPr>
    </w:p>
    <w:p w14:paraId="56173F4E" w14:textId="1E7BB859" w:rsidR="00116847" w:rsidRDefault="00116847" w:rsidP="000F38D0">
      <w:pPr>
        <w:pStyle w:val="BodyText"/>
      </w:pPr>
      <w:r w:rsidRPr="000F38D0">
        <w:t>Components are similar to MVC Partials, but they</w:t>
      </w:r>
      <w:r w:rsidR="00DB292D">
        <w:t>’</w:t>
      </w:r>
      <w:r w:rsidRPr="000F38D0">
        <w:t xml:space="preserve">re much more powerful </w:t>
      </w:r>
      <w:r w:rsidR="00DB292D">
        <w:t>because</w:t>
      </w:r>
      <w:r w:rsidRPr="000F38D0">
        <w:t xml:space="preserve"> you can pass values to the component. Inside a component's implementation</w:t>
      </w:r>
      <w:r w:rsidR="00DB292D">
        <w:t>,</w:t>
      </w:r>
      <w:r w:rsidRPr="000F38D0">
        <w:t xml:space="preserve"> you can mark properties with a </w:t>
      </w:r>
      <w:r w:rsidRPr="000F38D0">
        <w:rPr>
          <w:rStyle w:val="VerbatimChar"/>
          <w:rFonts w:ascii="Calibri" w:hAnsi="Calibri"/>
          <w:b/>
          <w:sz w:val="20"/>
        </w:rPr>
        <w:t>[Parameter]</w:t>
      </w:r>
      <w:r w:rsidRPr="000F38D0">
        <w:t xml:space="preserve"> attribute that let the property access </w:t>
      </w:r>
      <w:ins w:id="133" w:author="Rick Strahl" w:date="2018-07-29T16:04:00Z">
        <w:r w:rsidR="007F64AC">
          <w:t xml:space="preserve">HTML </w:t>
        </w:r>
      </w:ins>
      <w:r w:rsidRPr="000F38D0">
        <w:t>attribute values set on the host page/component. The values don't have to be strings</w:t>
      </w:r>
      <w:ins w:id="134" w:author="Rick Strahl" w:date="2018-07-29T16:04:00Z">
        <w:r w:rsidR="00DA5E0C">
          <w:t>.</w:t>
        </w:r>
      </w:ins>
      <w:del w:id="135" w:author="Rick Strahl" w:date="2018-07-29T16:04:00Z">
        <w:r w:rsidR="00DB292D" w:rsidDel="00DA5E0C">
          <w:delText>;</w:delText>
        </w:r>
      </w:del>
      <w:r w:rsidR="00DB292D">
        <w:t xml:space="preserve"> </w:t>
      </w:r>
      <w:del w:id="136" w:author="Rick Strahl" w:date="2018-07-29T16:04:00Z">
        <w:r w:rsidRPr="000F38D0" w:rsidDel="00DA5E0C">
          <w:delText>t</w:delText>
        </w:r>
      </w:del>
      <w:ins w:id="137" w:author="Rick Strahl" w:date="2018-07-29T16:04:00Z">
        <w:r w:rsidR="00DA5E0C">
          <w:t>T</w:t>
        </w:r>
      </w:ins>
      <w:r w:rsidRPr="000F38D0">
        <w:t>hey can be any .NET value or reference</w:t>
      </w:r>
      <w:r w:rsidR="00DB292D">
        <w:t>,</w:t>
      </w:r>
      <w:r w:rsidRPr="000F38D0">
        <w:t xml:space="preserve"> which makes it very easy to pass data from parent to client.</w:t>
      </w:r>
    </w:p>
    <w:p w14:paraId="121B8D58" w14:textId="77777777" w:rsidR="000F38D0" w:rsidRPr="000F38D0" w:rsidRDefault="000F38D0" w:rsidP="000F38D0">
      <w:pPr>
        <w:pStyle w:val="BodyText"/>
      </w:pPr>
    </w:p>
    <w:p w14:paraId="54E478A3" w14:textId="131D0811" w:rsidR="00116847" w:rsidRDefault="00116847" w:rsidP="000F38D0">
      <w:pPr>
        <w:pStyle w:val="BodyText"/>
      </w:pPr>
      <w:r w:rsidRPr="000F38D0">
        <w:t>Here's a simple component that takes the time display logic I showed in the Hello page and creates a compon</w:t>
      </w:r>
      <w:r w:rsidR="000F38D0">
        <w:t>e</w:t>
      </w:r>
      <w:r w:rsidRPr="000F38D0">
        <w:t>nt from it:</w:t>
      </w:r>
    </w:p>
    <w:p w14:paraId="5BCB26AD" w14:textId="77777777" w:rsidR="000F38D0" w:rsidRDefault="000F38D0" w:rsidP="000F38D0">
      <w:pPr>
        <w:pStyle w:val="BodyText"/>
      </w:pPr>
    </w:p>
    <w:p w14:paraId="08D64C10" w14:textId="0183D88F" w:rsidR="000F38D0" w:rsidDel="00025D0E" w:rsidRDefault="000F38D0" w:rsidP="000F38D0">
      <w:pPr>
        <w:pStyle w:val="CodeSnippet"/>
        <w:rPr>
          <w:del w:id="138" w:author="Rick Strahl" w:date="2018-07-29T16:11:00Z"/>
        </w:rPr>
      </w:pPr>
    </w:p>
    <w:p w14:paraId="5C778531"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="alert alert-secondary"&gt;</w:t>
      </w:r>
    </w:p>
    <w:p w14:paraId="703D82F0"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r>
        <w:rPr>
          <w:rFonts w:cs="Consolas"/>
          <w:sz w:val="19"/>
          <w:szCs w:val="19"/>
          <w:highlight w:val="yellow"/>
        </w:rPr>
        <w:t>@</w:t>
      </w:r>
      <w:r>
        <w:rPr>
          <w:rFonts w:cs="Consolas"/>
          <w:sz w:val="19"/>
          <w:szCs w:val="19"/>
        </w:rPr>
        <w:t>Message</w:t>
      </w:r>
      <w:r>
        <w:rPr>
          <w:rFonts w:cs="Consolas"/>
          <w:color w:val="0000FF"/>
          <w:sz w:val="19"/>
          <w:szCs w:val="19"/>
        </w:rPr>
        <w:t>&lt;/</w:t>
      </w:r>
      <w:r>
        <w:rPr>
          <w:rFonts w:cs="Consolas"/>
          <w:color w:val="800000"/>
          <w:sz w:val="19"/>
          <w:szCs w:val="19"/>
        </w:rPr>
        <w:t>div</w:t>
      </w:r>
      <w:r>
        <w:rPr>
          <w:rFonts w:cs="Consolas"/>
          <w:color w:val="0000FF"/>
          <w:sz w:val="19"/>
          <w:szCs w:val="19"/>
        </w:rPr>
        <w:t>&gt;</w:t>
      </w:r>
    </w:p>
    <w:p w14:paraId="4508DB5A"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sz w:val="19"/>
          <w:szCs w:val="19"/>
        </w:rPr>
        <w:t xml:space="preserve"> </w:t>
      </w:r>
      <w:r>
        <w:rPr>
          <w:rFonts w:cs="Consolas"/>
          <w:color w:val="FF0000"/>
          <w:sz w:val="19"/>
          <w:szCs w:val="19"/>
        </w:rPr>
        <w:t>style</w:t>
      </w:r>
      <w:r>
        <w:rPr>
          <w:rFonts w:cs="Consolas"/>
          <w:color w:val="0000FF"/>
          <w:sz w:val="19"/>
          <w:szCs w:val="19"/>
        </w:rPr>
        <w:t>="</w:t>
      </w:r>
      <w:r>
        <w:rPr>
          <w:rFonts w:cs="Consolas"/>
          <w:color w:val="FF0000"/>
          <w:sz w:val="19"/>
          <w:szCs w:val="19"/>
        </w:rPr>
        <w:t>font-size</w:t>
      </w:r>
      <w:r>
        <w:rPr>
          <w:rFonts w:cs="Consolas"/>
          <w:sz w:val="19"/>
          <w:szCs w:val="19"/>
        </w:rPr>
        <w:t xml:space="preserve">: </w:t>
      </w:r>
      <w:r>
        <w:rPr>
          <w:rFonts w:cs="Consolas"/>
          <w:color w:val="0000FF"/>
          <w:sz w:val="19"/>
          <w:szCs w:val="19"/>
        </w:rPr>
        <w:t>2.5em</w:t>
      </w:r>
      <w:r>
        <w:rPr>
          <w:rFonts w:cs="Consolas"/>
          <w:sz w:val="19"/>
          <w:szCs w:val="19"/>
        </w:rPr>
        <w:t>;</w:t>
      </w:r>
      <w:r>
        <w:rPr>
          <w:rFonts w:cs="Consolas"/>
          <w:color w:val="0000FF"/>
          <w:sz w:val="19"/>
          <w:szCs w:val="19"/>
        </w:rPr>
        <w:t>"&gt;</w:t>
      </w:r>
    </w:p>
    <w:p w14:paraId="7FD3E95B" w14:textId="77777777"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Time.ToString(FormatString)</w:t>
      </w:r>
    </w:p>
    <w:p w14:paraId="7FAC3AD8"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color w:val="0000FF"/>
          <w:sz w:val="19"/>
          <w:szCs w:val="19"/>
        </w:rPr>
        <w:t>&gt;</w:t>
      </w:r>
    </w:p>
    <w:p w14:paraId="0D5A7B2A"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6333B620" w14:textId="77777777" w:rsidR="000F38D0" w:rsidRDefault="000F38D0" w:rsidP="000F38D0">
      <w:pPr>
        <w:pStyle w:val="CodeSnippet"/>
        <w:rPr>
          <w:rFonts w:cs="Consolas"/>
          <w:sz w:val="19"/>
          <w:szCs w:val="19"/>
        </w:rPr>
      </w:pPr>
    </w:p>
    <w:p w14:paraId="51DEC87C" w14:textId="77777777" w:rsidR="000F38D0" w:rsidRDefault="000F38D0" w:rsidP="000F38D0">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ABE153C" w14:textId="77777777" w:rsidR="000F38D0" w:rsidRDefault="000F38D0" w:rsidP="000F38D0">
      <w:pPr>
        <w:pStyle w:val="CodeSnippet"/>
        <w:rPr>
          <w:rFonts w:cs="Consolas"/>
          <w:sz w:val="19"/>
          <w:szCs w:val="19"/>
        </w:rPr>
      </w:pPr>
      <w:r>
        <w:rPr>
          <w:rFonts w:cs="Consolas"/>
          <w:sz w:val="19"/>
          <w:szCs w:val="19"/>
        </w:rPr>
        <w:t>[Parameter]</w:t>
      </w:r>
    </w:p>
    <w:p w14:paraId="194196FC" w14:textId="2A36CB2B" w:rsidR="000F38D0" w:rsidRDefault="000F38D0" w:rsidP="000F38D0">
      <w:pPr>
        <w:pStyle w:val="CodeSnippet"/>
        <w:rPr>
          <w:rFonts w:cs="Consolas"/>
          <w:sz w:val="19"/>
          <w:szCs w:val="19"/>
        </w:rPr>
      </w:pPr>
      <w:r>
        <w:rPr>
          <w:rFonts w:cs="Consolas"/>
          <w:color w:val="0000FF"/>
          <w:sz w:val="19"/>
          <w:szCs w:val="19"/>
        </w:rPr>
        <w:t>string</w:t>
      </w:r>
      <w:r>
        <w:rPr>
          <w:rFonts w:cs="Consolas"/>
          <w:sz w:val="19"/>
          <w:szCs w:val="19"/>
        </w:rPr>
        <w:t xml:space="preserve"> FormatString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xml:space="preserve">; } = </w:t>
      </w:r>
      <w:r>
        <w:rPr>
          <w:rFonts w:cs="Consolas"/>
          <w:color w:val="A31515"/>
          <w:sz w:val="19"/>
          <w:szCs w:val="19"/>
        </w:rPr>
        <w:t>"HH:mm:ss"</w:t>
      </w:r>
      <w:r>
        <w:rPr>
          <w:rFonts w:cs="Consolas"/>
          <w:sz w:val="19"/>
          <w:szCs w:val="19"/>
        </w:rPr>
        <w:t>;</w:t>
      </w:r>
    </w:p>
    <w:p w14:paraId="044A0284" w14:textId="77777777" w:rsidR="000F38D0" w:rsidRDefault="000F38D0" w:rsidP="000F38D0">
      <w:pPr>
        <w:pStyle w:val="CodeSnippet"/>
        <w:rPr>
          <w:rFonts w:cs="Consolas"/>
          <w:sz w:val="19"/>
          <w:szCs w:val="19"/>
        </w:rPr>
      </w:pPr>
    </w:p>
    <w:p w14:paraId="264F2193" w14:textId="77777777" w:rsidR="000F38D0" w:rsidRDefault="000F38D0" w:rsidP="000F38D0">
      <w:pPr>
        <w:pStyle w:val="CodeSnippet"/>
        <w:rPr>
          <w:rFonts w:cs="Consolas"/>
          <w:sz w:val="19"/>
          <w:szCs w:val="19"/>
        </w:rPr>
      </w:pPr>
      <w:r>
        <w:rPr>
          <w:rFonts w:cs="Consolas"/>
          <w:sz w:val="19"/>
          <w:szCs w:val="19"/>
        </w:rPr>
        <w:t>[Parameter]</w:t>
      </w:r>
    </w:p>
    <w:p w14:paraId="44C7D0E7" w14:textId="77777777" w:rsidR="000F38D0" w:rsidRDefault="000F38D0" w:rsidP="000F38D0">
      <w:pPr>
        <w:pStyle w:val="CodeSnippet"/>
        <w:rPr>
          <w:rFonts w:cs="Consolas"/>
          <w:sz w:val="19"/>
          <w:szCs w:val="19"/>
        </w:rPr>
      </w:pPr>
      <w:r>
        <w:rPr>
          <w:rFonts w:cs="Consolas"/>
          <w:color w:val="0000FF"/>
          <w:sz w:val="19"/>
          <w:szCs w:val="19"/>
        </w:rPr>
        <w:t>string</w:t>
      </w:r>
      <w:r>
        <w:rPr>
          <w:rFonts w:cs="Consolas"/>
          <w:sz w:val="19"/>
          <w:szCs w:val="19"/>
        </w:rPr>
        <w:t xml:space="preserve"> Message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40A61937" w14:textId="77777777" w:rsidR="000F38D0" w:rsidRDefault="000F38D0" w:rsidP="000F38D0">
      <w:pPr>
        <w:pStyle w:val="CodeSnippet"/>
        <w:rPr>
          <w:rFonts w:cs="Consolas"/>
          <w:sz w:val="19"/>
          <w:szCs w:val="19"/>
        </w:rPr>
      </w:pPr>
    </w:p>
    <w:p w14:paraId="3F223104" w14:textId="77777777" w:rsidR="000F38D0" w:rsidRDefault="000F38D0" w:rsidP="000F38D0">
      <w:pPr>
        <w:pStyle w:val="CodeSnippet"/>
        <w:rPr>
          <w:rFonts w:cs="Consolas"/>
          <w:sz w:val="19"/>
          <w:szCs w:val="19"/>
        </w:rPr>
      </w:pPr>
      <w:r>
        <w:rPr>
          <w:rFonts w:cs="Consolas"/>
          <w:sz w:val="19"/>
          <w:szCs w:val="19"/>
        </w:rPr>
        <w:t xml:space="preserve">DateTime Time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 = DateTime.Now;</w:t>
      </w:r>
    </w:p>
    <w:p w14:paraId="1DBF3EB9" w14:textId="77777777" w:rsidR="000F38D0" w:rsidRDefault="000F38D0" w:rsidP="000F38D0">
      <w:pPr>
        <w:pStyle w:val="CodeSnippet"/>
        <w:rPr>
          <w:rFonts w:cs="Consolas"/>
          <w:sz w:val="19"/>
          <w:szCs w:val="19"/>
        </w:rPr>
      </w:pPr>
    </w:p>
    <w:p w14:paraId="4CD5F1A2" w14:textId="77777777" w:rsidR="000F38D0" w:rsidRDefault="000F38D0" w:rsidP="000F38D0">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Task OnInitAsync()</w:t>
      </w:r>
    </w:p>
    <w:p w14:paraId="46A3B70E" w14:textId="77777777" w:rsidR="000F38D0" w:rsidRDefault="000F38D0" w:rsidP="000F38D0">
      <w:pPr>
        <w:pStyle w:val="CodeSnippet"/>
        <w:rPr>
          <w:rFonts w:cs="Consolas"/>
          <w:sz w:val="19"/>
          <w:szCs w:val="19"/>
        </w:rPr>
      </w:pPr>
      <w:r>
        <w:rPr>
          <w:rFonts w:cs="Consolas"/>
          <w:sz w:val="19"/>
          <w:szCs w:val="19"/>
        </w:rPr>
        <w:t>{</w:t>
      </w:r>
    </w:p>
    <w:p w14:paraId="11B280CF"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timer = </w:t>
      </w:r>
      <w:r>
        <w:rPr>
          <w:rFonts w:cs="Consolas"/>
          <w:color w:val="0000FF"/>
          <w:sz w:val="19"/>
          <w:szCs w:val="19"/>
        </w:rPr>
        <w:t>new</w:t>
      </w:r>
      <w:r>
        <w:rPr>
          <w:rFonts w:cs="Consolas"/>
          <w:sz w:val="19"/>
          <w:szCs w:val="19"/>
        </w:rPr>
        <w:t xml:space="preserve"> System.Timers.Timer();</w:t>
      </w:r>
    </w:p>
    <w:p w14:paraId="08044E2F" w14:textId="77777777" w:rsidR="000F38D0" w:rsidRDefault="000F38D0" w:rsidP="000F38D0">
      <w:pPr>
        <w:pStyle w:val="CodeSnippet"/>
        <w:rPr>
          <w:rFonts w:cs="Consolas"/>
          <w:sz w:val="19"/>
          <w:szCs w:val="19"/>
        </w:rPr>
      </w:pPr>
      <w:r>
        <w:rPr>
          <w:rFonts w:cs="Consolas"/>
          <w:sz w:val="19"/>
          <w:szCs w:val="19"/>
        </w:rPr>
        <w:t xml:space="preserve">    timer.Elapsed += (s, ev) =&gt;</w:t>
      </w:r>
    </w:p>
    <w:p w14:paraId="28381168" w14:textId="77777777" w:rsidR="000F38D0" w:rsidRDefault="000F38D0" w:rsidP="000F38D0">
      <w:pPr>
        <w:pStyle w:val="CodeSnippet"/>
        <w:rPr>
          <w:rFonts w:cs="Consolas"/>
          <w:sz w:val="19"/>
          <w:szCs w:val="19"/>
        </w:rPr>
      </w:pPr>
      <w:r>
        <w:rPr>
          <w:rFonts w:cs="Consolas"/>
          <w:sz w:val="19"/>
          <w:szCs w:val="19"/>
        </w:rPr>
        <w:t xml:space="preserve">    {</w:t>
      </w:r>
    </w:p>
    <w:p w14:paraId="0A007C54" w14:textId="77777777" w:rsidR="000F38D0" w:rsidRDefault="000F38D0" w:rsidP="000F38D0">
      <w:pPr>
        <w:pStyle w:val="CodeSnippet"/>
        <w:rPr>
          <w:rFonts w:cs="Consolas"/>
          <w:sz w:val="19"/>
          <w:szCs w:val="19"/>
        </w:rPr>
      </w:pPr>
      <w:r>
        <w:rPr>
          <w:rFonts w:cs="Consolas"/>
          <w:sz w:val="19"/>
          <w:szCs w:val="19"/>
        </w:rPr>
        <w:t xml:space="preserve">        Time = DateTime.Now;</w:t>
      </w:r>
    </w:p>
    <w:p w14:paraId="4FAE692C"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this</w:t>
      </w:r>
      <w:r>
        <w:rPr>
          <w:rFonts w:cs="Consolas"/>
          <w:sz w:val="19"/>
          <w:szCs w:val="19"/>
        </w:rPr>
        <w:t>.StateHasChanged();</w:t>
      </w:r>
    </w:p>
    <w:p w14:paraId="7105A1D6" w14:textId="77777777" w:rsidR="000F38D0" w:rsidRDefault="000F38D0" w:rsidP="000F38D0">
      <w:pPr>
        <w:pStyle w:val="CodeSnippet"/>
        <w:rPr>
          <w:rFonts w:cs="Consolas"/>
          <w:sz w:val="19"/>
          <w:szCs w:val="19"/>
        </w:rPr>
      </w:pPr>
      <w:r>
        <w:rPr>
          <w:rFonts w:cs="Consolas"/>
          <w:sz w:val="19"/>
          <w:szCs w:val="19"/>
        </w:rPr>
        <w:t xml:space="preserve">    };</w:t>
      </w:r>
    </w:p>
    <w:p w14:paraId="001E7B51" w14:textId="77777777" w:rsidR="000F38D0" w:rsidRDefault="000F38D0" w:rsidP="000F38D0">
      <w:pPr>
        <w:pStyle w:val="CodeSnippet"/>
        <w:rPr>
          <w:rFonts w:cs="Consolas"/>
          <w:sz w:val="19"/>
          <w:szCs w:val="19"/>
        </w:rPr>
      </w:pPr>
      <w:r>
        <w:rPr>
          <w:rFonts w:cs="Consolas"/>
          <w:sz w:val="19"/>
          <w:szCs w:val="19"/>
        </w:rPr>
        <w:t xml:space="preserve">    timer.Interval = 1000;</w:t>
      </w:r>
    </w:p>
    <w:p w14:paraId="2C6D8D8C" w14:textId="77777777" w:rsidR="000F38D0" w:rsidRDefault="000F38D0" w:rsidP="000F38D0">
      <w:pPr>
        <w:pStyle w:val="CodeSnippet"/>
        <w:rPr>
          <w:rFonts w:cs="Consolas"/>
          <w:sz w:val="19"/>
          <w:szCs w:val="19"/>
        </w:rPr>
      </w:pPr>
      <w:r>
        <w:rPr>
          <w:rFonts w:cs="Consolas"/>
          <w:sz w:val="19"/>
          <w:szCs w:val="19"/>
        </w:rPr>
        <w:t xml:space="preserve">    timer.Start();</w:t>
      </w:r>
    </w:p>
    <w:p w14:paraId="6E15797A"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r>
        <w:rPr>
          <w:rFonts w:cs="Consolas"/>
          <w:color w:val="0000FF"/>
          <w:sz w:val="19"/>
          <w:szCs w:val="19"/>
        </w:rPr>
        <w:t>base</w:t>
      </w:r>
      <w:r>
        <w:rPr>
          <w:rFonts w:cs="Consolas"/>
          <w:sz w:val="19"/>
          <w:szCs w:val="19"/>
        </w:rPr>
        <w:t>.OnInitAsync();</w:t>
      </w:r>
    </w:p>
    <w:p w14:paraId="27E3E303" w14:textId="6858EF3D"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p>
    <w:p w14:paraId="11511AF9" w14:textId="77777777" w:rsidR="000F38D0" w:rsidRPr="000F38D0" w:rsidRDefault="000F38D0" w:rsidP="000F38D0">
      <w:pPr>
        <w:pStyle w:val="BodyText"/>
      </w:pPr>
    </w:p>
    <w:p w14:paraId="5F70C77A" w14:textId="47D35FE2" w:rsidR="00116847" w:rsidRDefault="00116847" w:rsidP="000F38D0">
      <w:pPr>
        <w:pStyle w:val="BodyText"/>
      </w:pPr>
      <w:r>
        <w:t xml:space="preserve">This component abstracts the </w:t>
      </w:r>
      <w:r w:rsidR="00DB292D">
        <w:t>one-</w:t>
      </w:r>
      <w:r>
        <w:t>second timer and the display logic for displaying the time component in the UI. To add the component to the page is very simple now:</w:t>
      </w:r>
    </w:p>
    <w:p w14:paraId="4F88936F" w14:textId="77777777" w:rsidR="000F38D0" w:rsidRDefault="000F38D0" w:rsidP="000F38D0">
      <w:pPr>
        <w:pStyle w:val="BodyText"/>
      </w:pPr>
    </w:p>
    <w:p w14:paraId="148794D4" w14:textId="77777777" w:rsidR="00DB292D" w:rsidRDefault="000F38D0" w:rsidP="000F38D0">
      <w:pPr>
        <w:pStyle w:val="CodeSnippet"/>
        <w:rPr>
          <w:rFonts w:cs="Consolas"/>
          <w:sz w:val="19"/>
          <w:szCs w:val="19"/>
        </w:rPr>
      </w:pPr>
      <w:r>
        <w:rPr>
          <w:rFonts w:cs="Consolas"/>
          <w:color w:val="0000FF"/>
          <w:sz w:val="19"/>
          <w:szCs w:val="19"/>
        </w:rPr>
        <w:t>&lt;</w:t>
      </w:r>
      <w:r>
        <w:rPr>
          <w:rFonts w:cs="Consolas"/>
          <w:b/>
          <w:bCs/>
          <w:color w:val="800080"/>
          <w:sz w:val="19"/>
          <w:szCs w:val="19"/>
        </w:rPr>
        <w:t>TimeDisplayComponent</w:t>
      </w:r>
      <w:r>
        <w:rPr>
          <w:rFonts w:cs="Consolas"/>
          <w:sz w:val="19"/>
          <w:szCs w:val="19"/>
        </w:rPr>
        <w:t xml:space="preserve"> </w:t>
      </w:r>
    </w:p>
    <w:p w14:paraId="04BBADBF" w14:textId="3FEA2483" w:rsidR="000F38D0" w:rsidRDefault="000F38D0" w:rsidP="000F38D0">
      <w:pPr>
        <w:pStyle w:val="CodeSnippet"/>
        <w:rPr>
          <w:rFonts w:cs="Consolas"/>
          <w:sz w:val="19"/>
          <w:szCs w:val="19"/>
        </w:rPr>
      </w:pPr>
      <w:r>
        <w:rPr>
          <w:rFonts w:cs="Consolas"/>
          <w:sz w:val="19"/>
          <w:szCs w:val="19"/>
        </w:rPr>
        <w:t xml:space="preserve">        </w:t>
      </w:r>
      <w:r>
        <w:rPr>
          <w:rFonts w:cs="Consolas"/>
          <w:b/>
          <w:bCs/>
          <w:color w:val="800080"/>
          <w:sz w:val="19"/>
          <w:szCs w:val="19"/>
        </w:rPr>
        <w:t>Message</w:t>
      </w:r>
      <w:r>
        <w:rPr>
          <w:rFonts w:cs="Consolas"/>
          <w:color w:val="0000FF"/>
          <w:sz w:val="19"/>
          <w:szCs w:val="19"/>
        </w:rPr>
        <w:t>="Timing is everything!"</w:t>
      </w:r>
    </w:p>
    <w:p w14:paraId="2F0519A8" w14:textId="16196F45" w:rsidR="000F38D0" w:rsidRDefault="000F38D0" w:rsidP="000F38D0">
      <w:pPr>
        <w:pStyle w:val="CodeSnippet"/>
        <w:rPr>
          <w:rFonts w:cs="Consolas"/>
          <w:sz w:val="19"/>
          <w:szCs w:val="19"/>
        </w:rPr>
      </w:pPr>
      <w:r>
        <w:rPr>
          <w:rFonts w:cs="Consolas"/>
          <w:sz w:val="19"/>
          <w:szCs w:val="19"/>
        </w:rPr>
        <w:t xml:space="preserve">        </w:t>
      </w:r>
      <w:r>
        <w:rPr>
          <w:rFonts w:cs="Consolas"/>
          <w:b/>
          <w:bCs/>
          <w:color w:val="800080"/>
          <w:sz w:val="19"/>
          <w:szCs w:val="19"/>
        </w:rPr>
        <w:t>FormatString</w:t>
      </w:r>
      <w:r>
        <w:rPr>
          <w:rFonts w:cs="Consolas"/>
          <w:color w:val="0000FF"/>
          <w:sz w:val="19"/>
          <w:szCs w:val="19"/>
        </w:rPr>
        <w:t>="HH:mm:ss"</w:t>
      </w:r>
      <w:r>
        <w:rPr>
          <w:rFonts w:cs="Consolas"/>
          <w:sz w:val="19"/>
          <w:szCs w:val="19"/>
        </w:rPr>
        <w:t xml:space="preserve"> </w:t>
      </w:r>
      <w:r>
        <w:rPr>
          <w:rFonts w:cs="Consolas"/>
          <w:color w:val="0000FF"/>
          <w:sz w:val="19"/>
          <w:szCs w:val="19"/>
        </w:rPr>
        <w:t>/&gt;</w:t>
      </w:r>
    </w:p>
    <w:p w14:paraId="558B2F1B" w14:textId="77777777" w:rsidR="000F38D0" w:rsidRPr="000F38D0" w:rsidRDefault="000F38D0" w:rsidP="000F38D0">
      <w:pPr>
        <w:pStyle w:val="BodyText"/>
      </w:pPr>
    </w:p>
    <w:p w14:paraId="40FF42E5" w14:textId="7850554A" w:rsidR="00116847" w:rsidRDefault="00116847" w:rsidP="000F38D0">
      <w:pPr>
        <w:pStyle w:val="BodyText"/>
      </w:pPr>
      <w:r w:rsidRPr="00DB292D">
        <w:rPr>
          <w:b/>
        </w:rPr>
        <w:t xml:space="preserve">Figure </w:t>
      </w:r>
      <w:ins w:id="139" w:author="Rick Strahl" w:date="2018-07-29T16:10:00Z">
        <w:r w:rsidR="00025D0E">
          <w:rPr>
            <w:b/>
          </w:rPr>
          <w:t>8</w:t>
        </w:r>
      </w:ins>
      <w:del w:id="140" w:author="Rick Strahl" w:date="2018-07-29T16:10:00Z">
        <w:r w:rsidR="000F38D0" w:rsidRPr="00DB292D" w:rsidDel="00025D0E">
          <w:rPr>
            <w:b/>
          </w:rPr>
          <w:delText>7</w:delText>
        </w:r>
      </w:del>
      <w:r>
        <w:t xml:space="preserve"> shows what it looks like added to the Hello page:</w:t>
      </w:r>
    </w:p>
    <w:p w14:paraId="1BB6105A" w14:textId="77777777" w:rsidR="00116847" w:rsidRDefault="00116847" w:rsidP="000F38D0">
      <w:pPr>
        <w:pStyle w:val="Figure"/>
      </w:pPr>
      <w:r>
        <w:rPr>
          <w:noProof/>
        </w:rPr>
        <w:drawing>
          <wp:inline distT="0" distB="0" distL="0" distR="0" wp14:anchorId="28ACA9C4" wp14:editId="6B70BC57">
            <wp:extent cx="3825850" cy="2348179"/>
            <wp:effectExtent l="0" t="0" r="381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imeComponent.png"/>
                    <pic:cNvPicPr>
                      <a:picLocks noChangeAspect="1" noChangeArrowheads="1"/>
                    </pic:cNvPicPr>
                  </pic:nvPicPr>
                  <pic:blipFill>
                    <a:blip r:embed="rId22"/>
                    <a:stretch>
                      <a:fillRect/>
                    </a:stretch>
                  </pic:blipFill>
                  <pic:spPr bwMode="auto">
                    <a:xfrm>
                      <a:off x="0" y="0"/>
                      <a:ext cx="3864769" cy="2372066"/>
                    </a:xfrm>
                    <a:prstGeom prst="rect">
                      <a:avLst/>
                    </a:prstGeom>
                    <a:noFill/>
                    <a:ln w="9525">
                      <a:noFill/>
                      <a:headEnd/>
                      <a:tailEnd/>
                    </a:ln>
                  </pic:spPr>
                </pic:pic>
              </a:graphicData>
            </a:graphic>
          </wp:inline>
        </w:drawing>
      </w:r>
    </w:p>
    <w:p w14:paraId="329E1946" w14:textId="048B3122" w:rsidR="00116847" w:rsidRDefault="00116847" w:rsidP="000F38D0">
      <w:pPr>
        <w:pStyle w:val="FigureCaption"/>
      </w:pPr>
      <w:r>
        <w:rPr>
          <w:b/>
        </w:rPr>
        <w:t xml:space="preserve">Figure </w:t>
      </w:r>
      <w:ins w:id="141" w:author="Rick Strahl" w:date="2018-07-29T16:10:00Z">
        <w:r w:rsidR="00025D0E">
          <w:rPr>
            <w:b/>
          </w:rPr>
          <w:t>8</w:t>
        </w:r>
      </w:ins>
      <w:del w:id="142" w:author="Rick Strahl" w:date="2018-07-29T16:10:00Z">
        <w:r w:rsidR="00DB292D" w:rsidDel="00025D0E">
          <w:rPr>
            <w:b/>
          </w:rPr>
          <w:delText>7</w:delText>
        </w:r>
      </w:del>
      <w:r w:rsidR="00DB292D">
        <w:rPr>
          <w:b/>
        </w:rPr>
        <w:t>:</w:t>
      </w:r>
      <w:r>
        <w:t xml:space="preserve"> The time component can update the UI independent of its </w:t>
      </w:r>
      <w:commentRangeStart w:id="143"/>
      <w:r>
        <w:t>parents</w:t>
      </w:r>
      <w:commentRangeEnd w:id="143"/>
      <w:r w:rsidR="00DB292D">
        <w:rPr>
          <w:rStyle w:val="CommentReference"/>
          <w:color w:val="auto"/>
        </w:rPr>
        <w:commentReference w:id="143"/>
      </w:r>
    </w:p>
    <w:p w14:paraId="2727C756" w14:textId="77777777" w:rsidR="000F38D0" w:rsidRDefault="000F38D0" w:rsidP="00116847">
      <w:pPr>
        <w:pStyle w:val="BodyText"/>
      </w:pPr>
    </w:p>
    <w:p w14:paraId="763C5E54" w14:textId="336CD20D" w:rsidR="00116847" w:rsidRDefault="00116847" w:rsidP="00116847">
      <w:pPr>
        <w:pStyle w:val="BodyText"/>
      </w:pPr>
      <w:r>
        <w:t>I removed the host page's timer code, and now only the timer component's time value is updated</w:t>
      </w:r>
      <w:ins w:id="144" w:author="Rick Strahl" w:date="2018-07-29T16:10:00Z">
        <w:r w:rsidR="00025D0E">
          <w:t xml:space="preserve"> by the timer events</w:t>
        </w:r>
      </w:ins>
      <w:r w:rsidR="00DB292D">
        <w:t>,</w:t>
      </w:r>
      <w:r>
        <w:t xml:space="preserve"> which is why </w:t>
      </w:r>
      <w:r w:rsidRPr="00DB292D">
        <w:rPr>
          <w:b/>
        </w:rPr>
        <w:t xml:space="preserve">Figure </w:t>
      </w:r>
      <w:ins w:id="145" w:author="Rick Strahl" w:date="2018-07-29T16:10:00Z">
        <w:r w:rsidR="00025D0E">
          <w:rPr>
            <w:b/>
          </w:rPr>
          <w:t>8</w:t>
        </w:r>
      </w:ins>
      <w:del w:id="146" w:author="Rick Strahl" w:date="2018-07-29T16:10:00Z">
        <w:r w:rsidR="000F38D0" w:rsidRPr="00DB292D" w:rsidDel="00025D0E">
          <w:rPr>
            <w:b/>
          </w:rPr>
          <w:delText>7</w:delText>
        </w:r>
      </w:del>
      <w:r>
        <w:t xml:space="preserve"> shows two different times</w:t>
      </w:r>
      <w:ins w:id="147" w:author="Rick Strahl" w:date="2018-07-29T16:12:00Z">
        <w:r w:rsidR="00025D0E">
          <w:t>.</w:t>
        </w:r>
      </w:ins>
      <w:del w:id="148" w:author="Rick Strahl" w:date="2018-07-29T16:12:00Z">
        <w:r w:rsidDel="00025D0E">
          <w:delText>.</w:delText>
        </w:r>
      </w:del>
    </w:p>
    <w:p w14:paraId="573CA63A" w14:textId="77777777" w:rsidR="000F38D0" w:rsidRDefault="000F38D0" w:rsidP="00116847">
      <w:pPr>
        <w:pStyle w:val="BodyText"/>
      </w:pPr>
    </w:p>
    <w:p w14:paraId="04FBBCCC" w14:textId="3D070DC2" w:rsidR="00116847" w:rsidRDefault="00116847" w:rsidP="00116847">
      <w:pPr>
        <w:pStyle w:val="BodyText"/>
      </w:pPr>
      <w:r>
        <w:t>Components are very powerful and easily created</w:t>
      </w:r>
      <w:ins w:id="149" w:author="Rick Strahl" w:date="2018-07-29T16:06:00Z">
        <w:r w:rsidR="00DA5E0C">
          <w:t xml:space="preserve"> and</w:t>
        </w:r>
      </w:ins>
      <w:del w:id="150" w:author="Rick Strahl" w:date="2018-07-29T16:06:00Z">
        <w:r w:rsidR="004161E5" w:rsidDel="00DA5E0C">
          <w:delText>,</w:delText>
        </w:r>
        <w:r w:rsidDel="00DA5E0C">
          <w:delText xml:space="preserve"> so</w:delText>
        </w:r>
      </w:del>
      <w:r>
        <w:t xml:space="preserve"> much like</w:t>
      </w:r>
      <w:r w:rsidR="00B2286E">
        <w:t xml:space="preserve"> </w:t>
      </w:r>
      <w:del w:id="151" w:author="Rick Strahl" w:date="2018-07-29T16:06:00Z">
        <w:r w:rsidR="00B2286E" w:rsidDel="00DA5E0C">
          <w:delText>with</w:delText>
        </w:r>
        <w:r w:rsidDel="00DA5E0C">
          <w:delText xml:space="preserve"> </w:delText>
        </w:r>
      </w:del>
      <w:r>
        <w:t>Partials in MVC</w:t>
      </w:r>
      <w:r w:rsidR="00B2286E">
        <w:t>,</w:t>
      </w:r>
      <w:r>
        <w:t xml:space="preserve"> you want to use </w:t>
      </w:r>
      <w:ins w:id="152" w:author="Rick Strahl" w:date="2018-07-29T16:07:00Z">
        <w:r w:rsidR="00DA5E0C">
          <w:t>them</w:t>
        </w:r>
      </w:ins>
      <w:del w:id="153" w:author="Rick Strahl" w:date="2018-07-29T16:07:00Z">
        <w:r w:rsidDel="00DA5E0C">
          <w:delText>components</w:delText>
        </w:r>
      </w:del>
      <w:r>
        <w:t xml:space="preserve"> to isolate behavior into the smallest manageable units to avoid creating monolithic pages or components. It's much better to break out functionality into smaller units of work that are easier to reason about.</w:t>
      </w:r>
    </w:p>
    <w:p w14:paraId="5EBD64BF" w14:textId="22CECC07" w:rsidR="001D3F16" w:rsidRDefault="001D3F16" w:rsidP="00116847">
      <w:pPr>
        <w:pStyle w:val="BodyText"/>
      </w:pPr>
    </w:p>
    <w:p w14:paraId="7275FDCF" w14:textId="33324785" w:rsidR="001D3F16" w:rsidRDefault="001D3F16" w:rsidP="001D3F16">
      <w:pPr>
        <w:pStyle w:val="PullQuote"/>
      </w:pPr>
      <w:proofErr w:type="spellStart"/>
      <w:r>
        <w:lastRenderedPageBreak/>
        <w:t>Blazor</w:t>
      </w:r>
      <w:proofErr w:type="spellEnd"/>
      <w:r>
        <w:t xml:space="preserve"> Components are like Partials on Steroids</w:t>
      </w:r>
      <w:del w:id="154" w:author="Rick Strahl" w:date="2018-07-29T16:07:00Z">
        <w:r w:rsidR="00B2286E" w:rsidDel="00025D0E">
          <w:delText>.</w:delText>
        </w:r>
      </w:del>
    </w:p>
    <w:p w14:paraId="05281653" w14:textId="77777777" w:rsidR="00B2286E" w:rsidRDefault="00B2286E" w:rsidP="00B2286E">
      <w:pPr>
        <w:pStyle w:val="BodyText"/>
      </w:pPr>
    </w:p>
    <w:p w14:paraId="48869063" w14:textId="3B30462E" w:rsidR="00116847" w:rsidRDefault="00116847" w:rsidP="00116847">
      <w:pPr>
        <w:pStyle w:val="Heading3"/>
      </w:pPr>
      <w:bookmarkStart w:id="155" w:name="whats-generated"/>
      <w:bookmarkEnd w:id="155"/>
      <w:r>
        <w:t xml:space="preserve">What's </w:t>
      </w:r>
      <w:r w:rsidR="00B2286E">
        <w:t>G</w:t>
      </w:r>
      <w:r>
        <w:t>enerated</w:t>
      </w:r>
    </w:p>
    <w:p w14:paraId="6D5DFB3B" w14:textId="0334D2CE" w:rsidR="00116847" w:rsidRDefault="00116847" w:rsidP="000F38D0">
      <w:pPr>
        <w:pStyle w:val="BodyText"/>
      </w:pPr>
      <w:r>
        <w:t xml:space="preserve">If you want a look behind the scenes of how </w:t>
      </w:r>
      <w:proofErr w:type="spellStart"/>
      <w:r>
        <w:t>Blazor</w:t>
      </w:r>
      <w:proofErr w:type="spellEnd"/>
      <w:r>
        <w:t xml:space="preserve"> works at the .NET level</w:t>
      </w:r>
      <w:r w:rsidR="00B2286E">
        <w:t>,</w:t>
      </w:r>
      <w:r>
        <w:t xml:space="preserve"> you can peek into the client bin folder and check out your user assemblies. Razor views are compiled into code that holds both the static template content and the code for your embedded expressions, code blocks</w:t>
      </w:r>
      <w:r w:rsidR="00B2286E">
        <w:t>,</w:t>
      </w:r>
      <w:r>
        <w:t xml:space="preserve"> and </w:t>
      </w:r>
      <w:r w:rsidRPr="00B2286E">
        <w:rPr>
          <w:b/>
        </w:rPr>
        <w:t>@function</w:t>
      </w:r>
      <w:r>
        <w:t xml:space="preserve"> directives. </w:t>
      </w:r>
      <w:r>
        <w:rPr>
          <w:b/>
        </w:rPr>
        <w:t xml:space="preserve">Figure </w:t>
      </w:r>
      <w:ins w:id="156" w:author="Rick Strahl" w:date="2018-07-29T16:13:00Z">
        <w:r w:rsidR="00025D0E">
          <w:rPr>
            <w:b/>
          </w:rPr>
          <w:t>9</w:t>
        </w:r>
      </w:ins>
      <w:del w:id="157" w:author="Rick Strahl" w:date="2018-07-29T16:13:00Z">
        <w:r w:rsidR="000F38D0" w:rsidDel="00025D0E">
          <w:rPr>
            <w:b/>
          </w:rPr>
          <w:delText>8</w:delText>
        </w:r>
      </w:del>
      <w:r>
        <w:t xml:space="preserve"> shows the generated code for the HTML content of the template</w:t>
      </w:r>
      <w:ins w:id="158" w:author="Rick Strahl" w:date="2018-07-29T16:08:00Z">
        <w:r w:rsidR="00025D0E">
          <w:t xml:space="preserve"> in Reflector</w:t>
        </w:r>
      </w:ins>
      <w:r>
        <w:t>.</w:t>
      </w:r>
    </w:p>
    <w:p w14:paraId="2BE9CDB6" w14:textId="77777777" w:rsidR="00B2286E" w:rsidRDefault="00B2286E" w:rsidP="000F38D0">
      <w:pPr>
        <w:pStyle w:val="BodyText"/>
      </w:pPr>
    </w:p>
    <w:p w14:paraId="497BFB65" w14:textId="77777777" w:rsidR="00116847" w:rsidRDefault="00116847" w:rsidP="00B2286E">
      <w:pPr>
        <w:pStyle w:val="Figure"/>
      </w:pPr>
      <w:r>
        <w:rPr>
          <w:noProof/>
        </w:rPr>
        <w:drawing>
          <wp:inline distT="0" distB="0" distL="0" distR="0" wp14:anchorId="3A765D18" wp14:editId="69DE3F14">
            <wp:extent cx="5334000" cy="454741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azorRenderTreeCSharp.png"/>
                    <pic:cNvPicPr>
                      <a:picLocks noChangeAspect="1" noChangeArrowheads="1"/>
                    </pic:cNvPicPr>
                  </pic:nvPicPr>
                  <pic:blipFill>
                    <a:blip r:embed="rId23"/>
                    <a:stretch>
                      <a:fillRect/>
                    </a:stretch>
                  </pic:blipFill>
                  <pic:spPr bwMode="auto">
                    <a:xfrm>
                      <a:off x="0" y="0"/>
                      <a:ext cx="5334000" cy="4547419"/>
                    </a:xfrm>
                    <a:prstGeom prst="rect">
                      <a:avLst/>
                    </a:prstGeom>
                    <a:noFill/>
                    <a:ln w="9525">
                      <a:noFill/>
                      <a:headEnd/>
                      <a:tailEnd/>
                    </a:ln>
                  </pic:spPr>
                </pic:pic>
              </a:graphicData>
            </a:graphic>
          </wp:inline>
        </w:drawing>
      </w:r>
    </w:p>
    <w:p w14:paraId="3468405D" w14:textId="70C2FB6F" w:rsidR="00116847" w:rsidRDefault="00116847" w:rsidP="000F38D0">
      <w:pPr>
        <w:pStyle w:val="FigureCaption"/>
      </w:pPr>
      <w:r>
        <w:rPr>
          <w:b/>
        </w:rPr>
        <w:t xml:space="preserve">Figure </w:t>
      </w:r>
      <w:ins w:id="159" w:author="Rick Strahl" w:date="2018-07-29T16:13:00Z">
        <w:r w:rsidR="00025D0E">
          <w:rPr>
            <w:b/>
          </w:rPr>
          <w:t>9</w:t>
        </w:r>
      </w:ins>
      <w:del w:id="160" w:author="Rick Strahl" w:date="2018-07-29T16:13:00Z">
        <w:r w:rsidR="000F38D0" w:rsidDel="00025D0E">
          <w:rPr>
            <w:b/>
          </w:rPr>
          <w:delText>8</w:delText>
        </w:r>
      </w:del>
      <w:r w:rsidR="00B2286E">
        <w:rPr>
          <w:b/>
        </w:rPr>
        <w:t>:</w:t>
      </w:r>
      <w:r>
        <w:t xml:space="preserve"> Razor Components render HTML and code into C#</w:t>
      </w:r>
      <w:r w:rsidR="00B2286E">
        <w:t>.</w:t>
      </w:r>
    </w:p>
    <w:p w14:paraId="56B8E5A6" w14:textId="68BC700C" w:rsidR="00B2286E" w:rsidRDefault="00B2286E" w:rsidP="00B2286E">
      <w:pPr>
        <w:pStyle w:val="BodyText"/>
        <w:rPr>
          <w:ins w:id="161" w:author="Rick Strahl" w:date="2018-07-29T16:08:00Z"/>
        </w:rPr>
      </w:pPr>
    </w:p>
    <w:p w14:paraId="20237CDD" w14:textId="2EEF98B6" w:rsidR="00025D0E" w:rsidRPr="00B2286E" w:rsidRDefault="00025D0E" w:rsidP="00B2286E">
      <w:pPr>
        <w:pStyle w:val="BodyText"/>
      </w:pPr>
      <w:ins w:id="162" w:author="Rick Strahl" w:date="2018-07-29T16:08:00Z">
        <w:r>
          <w:t>What this means is th</w:t>
        </w:r>
      </w:ins>
      <w:ins w:id="163" w:author="Rick Strahl" w:date="2018-07-29T16:09:00Z">
        <w:r>
          <w:t>at your application’s code mostly ships as a compiled DLL rather than loose HTML files and all code display is driven through the Razor rendering engine from that generated .NET code.</w:t>
        </w:r>
      </w:ins>
    </w:p>
    <w:p w14:paraId="1E79EE21" w14:textId="604B90DA" w:rsidR="00116847" w:rsidRDefault="00116847" w:rsidP="00116847">
      <w:pPr>
        <w:pStyle w:val="Heading2"/>
      </w:pPr>
      <w:bookmarkStart w:id="164" w:name="a-simple-todo-list"/>
      <w:bookmarkEnd w:id="164"/>
      <w:r>
        <w:lastRenderedPageBreak/>
        <w:t xml:space="preserve">A </w:t>
      </w:r>
      <w:r w:rsidR="00B2286E">
        <w:t>S</w:t>
      </w:r>
      <w:r>
        <w:t xml:space="preserve">imple </w:t>
      </w:r>
      <w:proofErr w:type="spellStart"/>
      <w:r>
        <w:t>Todo</w:t>
      </w:r>
      <w:proofErr w:type="spellEnd"/>
      <w:r>
        <w:t xml:space="preserve"> List</w:t>
      </w:r>
    </w:p>
    <w:p w14:paraId="46B12042" w14:textId="2263C304" w:rsidR="00116847" w:rsidRDefault="00116847" w:rsidP="00F01C00">
      <w:pPr>
        <w:pStyle w:val="BodyText"/>
      </w:pPr>
      <w:r>
        <w:t>Let</w:t>
      </w:r>
      <w:r w:rsidR="00A171A8">
        <w:t>’</w:t>
      </w:r>
      <w:r>
        <w:t xml:space="preserve">s go through another example that's a little more involved and deals with a little more data: The venerable </w:t>
      </w:r>
      <w:proofErr w:type="spellStart"/>
      <w:r>
        <w:t>ToDo</w:t>
      </w:r>
      <w:proofErr w:type="spellEnd"/>
      <w:r>
        <w:t xml:space="preserve"> list </w:t>
      </w:r>
      <w:del w:id="165" w:author="Rick Strahl" w:date="2018-07-29T16:09:00Z">
        <w:r w:rsidDel="00025D0E">
          <w:delText xml:space="preserve">SPA </w:delText>
        </w:r>
      </w:del>
      <w:r>
        <w:t xml:space="preserve">sample. </w:t>
      </w:r>
      <w:r>
        <w:rPr>
          <w:b/>
        </w:rPr>
        <w:t xml:space="preserve">Figure </w:t>
      </w:r>
      <w:ins w:id="166" w:author="Rick Strahl" w:date="2018-07-29T16:13:00Z">
        <w:r w:rsidR="00025D0E">
          <w:rPr>
            <w:b/>
          </w:rPr>
          <w:t>10</w:t>
        </w:r>
      </w:ins>
      <w:del w:id="167" w:author="Rick Strahl" w:date="2018-07-29T16:13:00Z">
        <w:r w:rsidR="00A171A8" w:rsidDel="00025D0E">
          <w:rPr>
            <w:b/>
          </w:rPr>
          <w:delText>9</w:delText>
        </w:r>
      </w:del>
      <w:r>
        <w:t xml:space="preserve"> shows the finished sample application</w:t>
      </w:r>
      <w:r w:rsidR="00AF2F56">
        <w:t>.</w:t>
      </w:r>
    </w:p>
    <w:p w14:paraId="12442B75" w14:textId="77777777" w:rsidR="00B2286E" w:rsidRDefault="00B2286E" w:rsidP="00F01C00">
      <w:pPr>
        <w:pStyle w:val="BodyText"/>
      </w:pPr>
    </w:p>
    <w:p w14:paraId="142F6DA1" w14:textId="77777777" w:rsidR="00116847" w:rsidRDefault="00116847" w:rsidP="00AF2F56">
      <w:pPr>
        <w:pStyle w:val="Figure"/>
      </w:pPr>
      <w:r>
        <w:rPr>
          <w:noProof/>
        </w:rPr>
        <w:drawing>
          <wp:inline distT="0" distB="0" distL="0" distR="0" wp14:anchorId="0E26DF8D" wp14:editId="5DDEB0B3">
            <wp:extent cx="4675367" cy="53989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odoSample.png"/>
                    <pic:cNvPicPr>
                      <a:picLocks noChangeAspect="1" noChangeArrowheads="1"/>
                    </pic:cNvPicPr>
                  </pic:nvPicPr>
                  <pic:blipFill>
                    <a:blip r:embed="rId24"/>
                    <a:stretch>
                      <a:fillRect/>
                    </a:stretch>
                  </pic:blipFill>
                  <pic:spPr bwMode="auto">
                    <a:xfrm>
                      <a:off x="0" y="0"/>
                      <a:ext cx="4683094" cy="5407859"/>
                    </a:xfrm>
                    <a:prstGeom prst="rect">
                      <a:avLst/>
                    </a:prstGeom>
                    <a:noFill/>
                    <a:ln w="9525">
                      <a:noFill/>
                      <a:headEnd/>
                      <a:tailEnd/>
                    </a:ln>
                  </pic:spPr>
                </pic:pic>
              </a:graphicData>
            </a:graphic>
          </wp:inline>
        </w:drawing>
      </w:r>
    </w:p>
    <w:p w14:paraId="7A8D714E" w14:textId="0F41747C" w:rsidR="00116847" w:rsidRDefault="00116847" w:rsidP="00AF2F56">
      <w:pPr>
        <w:pStyle w:val="FigureCaption"/>
      </w:pPr>
      <w:r>
        <w:rPr>
          <w:b/>
        </w:rPr>
        <w:t xml:space="preserve">Figure </w:t>
      </w:r>
      <w:ins w:id="168" w:author="Rick Strahl" w:date="2018-07-29T16:13:00Z">
        <w:r w:rsidR="00025D0E">
          <w:rPr>
            <w:b/>
          </w:rPr>
          <w:t>10</w:t>
        </w:r>
      </w:ins>
      <w:del w:id="169" w:author="Rick Strahl" w:date="2018-07-29T16:13:00Z">
        <w:r w:rsidR="00072D63" w:rsidDel="00025D0E">
          <w:rPr>
            <w:b/>
          </w:rPr>
          <w:delText>9</w:delText>
        </w:r>
      </w:del>
      <w:r w:rsidR="00B2286E">
        <w:rPr>
          <w:b/>
        </w:rPr>
        <w:t>:</w:t>
      </w:r>
      <w:r>
        <w:t xml:space="preserve"> The </w:t>
      </w:r>
      <w:r w:rsidR="00072D63">
        <w:t xml:space="preserve">finished </w:t>
      </w:r>
      <w:proofErr w:type="spellStart"/>
      <w:r>
        <w:t>ToDo</w:t>
      </w:r>
      <w:proofErr w:type="spellEnd"/>
      <w:r>
        <w:t xml:space="preserve"> sample demonstrates </w:t>
      </w:r>
      <w:r w:rsidR="00AF2F56">
        <w:t>list display and data entry</w:t>
      </w:r>
      <w:r w:rsidR="00B2286E">
        <w:t>.</w:t>
      </w:r>
    </w:p>
    <w:p w14:paraId="7EDA39F4" w14:textId="77777777" w:rsidR="00B2286E" w:rsidRPr="00B2286E" w:rsidRDefault="00B2286E" w:rsidP="00B2286E">
      <w:pPr>
        <w:pStyle w:val="BodyText"/>
      </w:pPr>
    </w:p>
    <w:p w14:paraId="1F40C9E7" w14:textId="77777777" w:rsidR="00116847" w:rsidRDefault="00116847" w:rsidP="00116847">
      <w:pPr>
        <w:pStyle w:val="Heading3"/>
      </w:pPr>
      <w:bookmarkStart w:id="170" w:name="client-c-business-logic"/>
      <w:bookmarkEnd w:id="170"/>
      <w:r>
        <w:t>Client C# Business Logic</w:t>
      </w:r>
    </w:p>
    <w:p w14:paraId="138E7378" w14:textId="5D1E80D4" w:rsidR="00116847" w:rsidDel="00025D0E" w:rsidRDefault="00116847" w:rsidP="00F01C00">
      <w:pPr>
        <w:pStyle w:val="BodyText"/>
        <w:rPr>
          <w:del w:id="171" w:author="Rick Strahl" w:date="2018-07-29T16:13:00Z"/>
        </w:rPr>
      </w:pPr>
      <w:r>
        <w:t xml:space="preserve">One of the really nice things in </w:t>
      </w:r>
      <w:proofErr w:type="spellStart"/>
      <w:r>
        <w:t>Blazor</w:t>
      </w:r>
      <w:proofErr w:type="spellEnd"/>
      <w:r>
        <w:t xml:space="preserve"> is that you can create standalone .NET classes that isolate your business logic. Plain classes can even reference classes in other .NET Standard assemblies</w:t>
      </w:r>
      <w:r w:rsidR="00B2286E">
        <w:t xml:space="preserve"> that are</w:t>
      </w:r>
      <w:r>
        <w:t xml:space="preserve"> imported via </w:t>
      </w:r>
      <w:proofErr w:type="spellStart"/>
      <w:r>
        <w:t>Nuget</w:t>
      </w:r>
      <w:proofErr w:type="spellEnd"/>
      <w:r>
        <w:t>.</w:t>
      </w:r>
      <w:ins w:id="172" w:author="Rick Strahl" w:date="2018-07-29T16:13:00Z">
        <w:r w:rsidR="00025D0E">
          <w:t xml:space="preserve"> </w:t>
        </w:r>
      </w:ins>
    </w:p>
    <w:p w14:paraId="5699750B" w14:textId="77777777" w:rsidR="00B2286E" w:rsidDel="00025D0E" w:rsidRDefault="00B2286E" w:rsidP="00F01C00">
      <w:pPr>
        <w:pStyle w:val="BodyText"/>
        <w:rPr>
          <w:del w:id="173" w:author="Rick Strahl" w:date="2018-07-29T16:13:00Z"/>
        </w:rPr>
      </w:pPr>
    </w:p>
    <w:p w14:paraId="5AF0802F" w14:textId="582C1A29" w:rsidR="00116847" w:rsidRDefault="00116847" w:rsidP="00116847">
      <w:pPr>
        <w:pStyle w:val="BodyText"/>
      </w:pPr>
      <w:r>
        <w:t>I'm going to start with a pseudo business object, created in a separate class. I'll start out with static data, then later pull that same data from JSON data over the Web.</w:t>
      </w:r>
    </w:p>
    <w:p w14:paraId="2EF477B4" w14:textId="77777777" w:rsidR="00B2286E" w:rsidRDefault="00B2286E" w:rsidP="00116847">
      <w:pPr>
        <w:pStyle w:val="BodyText"/>
      </w:pPr>
    </w:p>
    <w:p w14:paraId="577270C0" w14:textId="73A101F0" w:rsidR="00116847" w:rsidRDefault="00116847" w:rsidP="00F01C00">
      <w:pPr>
        <w:pStyle w:val="BodyText"/>
      </w:pPr>
      <w:r w:rsidRPr="00F01C00">
        <w:t xml:space="preserve">Let's start simple by creating a new </w:t>
      </w:r>
      <w:proofErr w:type="spellStart"/>
      <w:r w:rsidRPr="00F01C00">
        <w:rPr>
          <w:rStyle w:val="VerbatimChar"/>
          <w:rFonts w:ascii="Calibri" w:hAnsi="Calibri"/>
          <w:b/>
          <w:sz w:val="20"/>
        </w:rPr>
        <w:t>TodoBusiness.cs</w:t>
      </w:r>
      <w:proofErr w:type="spellEnd"/>
      <w:r w:rsidRPr="00F01C00">
        <w:t xml:space="preserve"> class with a static list of </w:t>
      </w:r>
      <w:proofErr w:type="spellStart"/>
      <w:r w:rsidRPr="00F01C00">
        <w:rPr>
          <w:rStyle w:val="VerbatimChar"/>
          <w:rFonts w:ascii="Calibri" w:hAnsi="Calibri"/>
          <w:b/>
          <w:sz w:val="20"/>
        </w:rPr>
        <w:t>TodoItem</w:t>
      </w:r>
      <w:proofErr w:type="spellEnd"/>
      <w:r w:rsidRPr="00F01C00">
        <w:t xml:space="preserve"> object, so I have something to display. </w:t>
      </w:r>
      <w:r w:rsidRPr="00E927D0">
        <w:rPr>
          <w:b/>
        </w:rPr>
        <w:t xml:space="preserve">Listing </w:t>
      </w:r>
      <w:r w:rsidR="00F01C00" w:rsidRPr="00E927D0">
        <w:rPr>
          <w:b/>
        </w:rPr>
        <w:t>1</w:t>
      </w:r>
      <w:r w:rsidRPr="00F01C00">
        <w:t xml:space="preserve"> shows both the business and data clas</w:t>
      </w:r>
      <w:r w:rsidR="00F01C00">
        <w:t>s</w:t>
      </w:r>
      <w:r w:rsidRPr="00F01C00">
        <w:t>es</w:t>
      </w:r>
      <w:r w:rsidR="00E927D0">
        <w:t>.</w:t>
      </w:r>
    </w:p>
    <w:p w14:paraId="02D45452" w14:textId="77777777" w:rsidR="00B2286E" w:rsidRDefault="00B2286E" w:rsidP="00F01C00">
      <w:pPr>
        <w:pStyle w:val="BodyText"/>
      </w:pPr>
    </w:p>
    <w:p w14:paraId="5F31E553" w14:textId="4D33F93E" w:rsidR="00116847" w:rsidRDefault="00116847" w:rsidP="00F01C00">
      <w:pPr>
        <w:pStyle w:val="Heading3"/>
      </w:pPr>
      <w:r>
        <w:t xml:space="preserve">Creating a Razor Page to </w:t>
      </w:r>
      <w:r w:rsidR="00B2286E">
        <w:t>D</w:t>
      </w:r>
      <w:r>
        <w:t xml:space="preserve">isplay </w:t>
      </w:r>
      <w:proofErr w:type="spellStart"/>
      <w:r>
        <w:t>Todo</w:t>
      </w:r>
      <w:proofErr w:type="spellEnd"/>
      <w:r>
        <w:t xml:space="preserve"> Items</w:t>
      </w:r>
    </w:p>
    <w:p w14:paraId="18378436" w14:textId="28C965B8" w:rsidR="00116847" w:rsidRDefault="00116847" w:rsidP="00F01C00">
      <w:pPr>
        <w:pStyle w:val="BodyText"/>
      </w:pPr>
      <w:r w:rsidRPr="00F01C00">
        <w:t xml:space="preserve">This hardcoded list of </w:t>
      </w:r>
      <w:r w:rsidR="00B2286E">
        <w:t>T</w:t>
      </w:r>
      <w:r w:rsidRPr="00F01C00">
        <w:t>o</w:t>
      </w:r>
      <w:r w:rsidR="00B2286E">
        <w:t>D</w:t>
      </w:r>
      <w:r w:rsidRPr="00F01C00">
        <w:t>o</w:t>
      </w:r>
      <w:r w:rsidR="00F01C00">
        <w:t xml:space="preserve"> i</w:t>
      </w:r>
      <w:r w:rsidRPr="00F01C00">
        <w:t xml:space="preserve">tems gives </w:t>
      </w:r>
      <w:r w:rsidR="00B2286E">
        <w:t>you</w:t>
      </w:r>
      <w:r w:rsidRPr="00F01C00">
        <w:t xml:space="preserve"> a list that </w:t>
      </w:r>
      <w:r w:rsidR="00B2286E">
        <w:t>you</w:t>
      </w:r>
      <w:r w:rsidRPr="00F01C00">
        <w:t xml:space="preserve"> can work with to display the </w:t>
      </w:r>
      <w:proofErr w:type="spellStart"/>
      <w:r w:rsidR="00B2286E">
        <w:t>T</w:t>
      </w:r>
      <w:r w:rsidRPr="00F01C00">
        <w:t>o</w:t>
      </w:r>
      <w:r w:rsidR="00B2286E">
        <w:t>D</w:t>
      </w:r>
      <w:r w:rsidRPr="00F01C00">
        <w:t>o</w:t>
      </w:r>
      <w:proofErr w:type="spellEnd"/>
      <w:r w:rsidRPr="00F01C00">
        <w:t xml:space="preserve"> item list. To do this, let's create a new Razor Page called </w:t>
      </w:r>
      <w:proofErr w:type="spellStart"/>
      <w:r w:rsidRPr="00F01C00">
        <w:rPr>
          <w:rStyle w:val="VerbatimChar"/>
          <w:rFonts w:ascii="Calibri" w:hAnsi="Calibri"/>
          <w:b/>
          <w:sz w:val="20"/>
        </w:rPr>
        <w:t>TodoItems.cshtml</w:t>
      </w:r>
      <w:proofErr w:type="spellEnd"/>
      <w:r w:rsidRPr="00F01C00">
        <w:t>. The tooling in Visual Studio currently doesn't work for this</w:t>
      </w:r>
      <w:r w:rsidR="00B2286E">
        <w:t>,</w:t>
      </w:r>
      <w:r w:rsidRPr="00F01C00">
        <w:t xml:space="preserve"> so the easiest is to simply copy one of the existing pages</w:t>
      </w:r>
      <w:r w:rsidR="00B2286E">
        <w:t>,</w:t>
      </w:r>
      <w:r w:rsidRPr="00F01C00">
        <w:t xml:space="preserve"> as shown in </w:t>
      </w:r>
      <w:r w:rsidRPr="00F01C00">
        <w:rPr>
          <w:b/>
        </w:rPr>
        <w:t xml:space="preserve">Listing </w:t>
      </w:r>
      <w:r w:rsidR="00F01C00">
        <w:rPr>
          <w:b/>
        </w:rPr>
        <w:t>2</w:t>
      </w:r>
      <w:r w:rsidRPr="00F01C00">
        <w:t>.</w:t>
      </w:r>
    </w:p>
    <w:p w14:paraId="066C3F35" w14:textId="77777777" w:rsidR="00F01C00" w:rsidRDefault="00F01C00" w:rsidP="00116847">
      <w:pPr>
        <w:pStyle w:val="BodyText"/>
      </w:pPr>
    </w:p>
    <w:p w14:paraId="16236474" w14:textId="608E1972" w:rsidR="00116847" w:rsidRPr="00000777" w:rsidRDefault="00116847" w:rsidP="00000777">
      <w:pPr>
        <w:pStyle w:val="BodyText"/>
      </w:pPr>
      <w:r w:rsidRPr="00000777">
        <w:t>There's a lot happening in this code</w:t>
      </w:r>
      <w:r w:rsidR="00B2286E">
        <w:t>,</w:t>
      </w:r>
      <w:r w:rsidRPr="00000777">
        <w:t xml:space="preserve"> so let</w:t>
      </w:r>
      <w:r w:rsidR="00000777" w:rsidRPr="00000777">
        <w:t>’</w:t>
      </w:r>
      <w:r w:rsidRPr="00000777">
        <w:t xml:space="preserve">s break down some of the highlights. The core bit of code deals with displaying a list of items and the code uses </w:t>
      </w:r>
      <w:r w:rsidRPr="00000777">
        <w:rPr>
          <w:rStyle w:val="VerbatimChar"/>
          <w:rFonts w:ascii="Calibri" w:hAnsi="Calibri"/>
          <w:b/>
          <w:sz w:val="20"/>
        </w:rPr>
        <w:t>@</w:t>
      </w:r>
      <w:proofErr w:type="gramStart"/>
      <w:r w:rsidRPr="00000777">
        <w:rPr>
          <w:rStyle w:val="VerbatimChar"/>
          <w:rFonts w:ascii="Calibri" w:hAnsi="Calibri"/>
          <w:b/>
          <w:sz w:val="20"/>
        </w:rPr>
        <w:t>foreach(</w:t>
      </w:r>
      <w:proofErr w:type="gramEnd"/>
      <w:r w:rsidRPr="00000777">
        <w:rPr>
          <w:rStyle w:val="VerbatimChar"/>
          <w:rFonts w:ascii="Calibri" w:hAnsi="Calibri"/>
          <w:b/>
          <w:sz w:val="20"/>
        </w:rPr>
        <w:t xml:space="preserve">var </w:t>
      </w:r>
      <w:proofErr w:type="spellStart"/>
      <w:r w:rsidRPr="00000777">
        <w:rPr>
          <w:rStyle w:val="VerbatimChar"/>
          <w:rFonts w:ascii="Calibri" w:hAnsi="Calibri"/>
          <w:b/>
          <w:sz w:val="20"/>
        </w:rPr>
        <w:t>todo</w:t>
      </w:r>
      <w:proofErr w:type="spellEnd"/>
      <w:r w:rsidRPr="00000777">
        <w:rPr>
          <w:rStyle w:val="VerbatimChar"/>
          <w:rFonts w:ascii="Calibri" w:hAnsi="Calibri"/>
          <w:b/>
          <w:sz w:val="20"/>
        </w:rPr>
        <w:t xml:space="preserve"> in </w:t>
      </w:r>
      <w:proofErr w:type="spellStart"/>
      <w:r w:rsidRPr="00000777">
        <w:rPr>
          <w:rStyle w:val="VerbatimChar"/>
          <w:rFonts w:ascii="Calibri" w:hAnsi="Calibri"/>
          <w:b/>
          <w:sz w:val="20"/>
        </w:rPr>
        <w:t>todoItems</w:t>
      </w:r>
      <w:proofErr w:type="spellEnd"/>
      <w:r w:rsidRPr="00000777">
        <w:rPr>
          <w:rStyle w:val="VerbatimChar"/>
          <w:rFonts w:ascii="Calibri" w:hAnsi="Calibri"/>
          <w:b/>
          <w:sz w:val="20"/>
        </w:rPr>
        <w:t>)</w:t>
      </w:r>
      <w:r w:rsidRPr="00000777">
        <w:t xml:space="preserve"> to </w:t>
      </w:r>
      <w:ins w:id="174" w:author="Rick Strahl" w:date="2018-07-29T16:15:00Z">
        <w:r w:rsidR="00D8578C">
          <w:t>iterate the list</w:t>
        </w:r>
      </w:ins>
      <w:del w:id="175" w:author="Rick Strahl" w:date="2018-07-29T16:15:00Z">
        <w:r w:rsidRPr="00000777" w:rsidDel="00D8578C">
          <w:delText>do it</w:delText>
        </w:r>
      </w:del>
      <w:r w:rsidRPr="00000777">
        <w:t>. Note that you can use LINQ to easily filter the list or order the list as I've done here for demonstration purposes. Normally</w:t>
      </w:r>
      <w:r w:rsidR="00B2286E">
        <w:t>,</w:t>
      </w:r>
      <w:r w:rsidRPr="00000777">
        <w:t xml:space="preserve"> I</w:t>
      </w:r>
      <w:r w:rsidR="00B2286E">
        <w:t>’</w:t>
      </w:r>
      <w:r w:rsidRPr="00000777">
        <w:t xml:space="preserve">d put the filtering and order logic probably into the </w:t>
      </w:r>
      <w:r w:rsidR="00B2286E">
        <w:t>“</w:t>
      </w:r>
      <w:r w:rsidRPr="00000777">
        <w:t>business</w:t>
      </w:r>
      <w:r w:rsidR="00B2286E">
        <w:t>”</w:t>
      </w:r>
      <w:r w:rsidRPr="00000777">
        <w:t xml:space="preserve"> logic. More on that later.</w:t>
      </w:r>
    </w:p>
    <w:p w14:paraId="57276662" w14:textId="77777777" w:rsidR="00000777" w:rsidRPr="00000777" w:rsidRDefault="00000777" w:rsidP="00000777">
      <w:pPr>
        <w:pStyle w:val="BodyText"/>
      </w:pPr>
    </w:p>
    <w:p w14:paraId="66D17FA5" w14:textId="6FD1EF1C" w:rsidR="00116847" w:rsidRPr="00000777" w:rsidRDefault="00116847" w:rsidP="00000777">
      <w:pPr>
        <w:pStyle w:val="BodyText"/>
      </w:pPr>
      <w:r w:rsidRPr="00000777">
        <w:t>The page contains properties that can be treated like the component's state. If you only have a couple of things</w:t>
      </w:r>
      <w:r w:rsidR="00B2286E">
        <w:t>,</w:t>
      </w:r>
      <w:r w:rsidRPr="00000777">
        <w:t xml:space="preserve"> you can store the state as properties here, or if you have a more complex </w:t>
      </w:r>
      <w:commentRangeStart w:id="176"/>
      <w:r w:rsidR="00B2286E">
        <w:t xml:space="preserve">page, </w:t>
      </w:r>
      <w:commentRangeEnd w:id="176"/>
      <w:r w:rsidR="00B2286E">
        <w:rPr>
          <w:rStyle w:val="CommentReference"/>
          <w:rFonts w:ascii="Verdana" w:hAnsi="Verdana"/>
        </w:rPr>
        <w:commentReference w:id="176"/>
      </w:r>
      <w:r w:rsidRPr="00000777">
        <w:t xml:space="preserve">it's probably a good idea to create a separate </w:t>
      </w:r>
      <w:proofErr w:type="spellStart"/>
      <w:r w:rsidRPr="00000777">
        <w:rPr>
          <w:rStyle w:val="VerbatimChar"/>
          <w:rFonts w:ascii="Calibri" w:hAnsi="Calibri"/>
          <w:b/>
          <w:sz w:val="20"/>
        </w:rPr>
        <w:t>TodoListModel</w:t>
      </w:r>
      <w:proofErr w:type="spellEnd"/>
      <w:r w:rsidRPr="00000777">
        <w:t xml:space="preserve"> class and attach all </w:t>
      </w:r>
      <w:r w:rsidR="00B2286E">
        <w:t xml:space="preserve">of </w:t>
      </w:r>
      <w:r w:rsidRPr="00000777">
        <w:t>the display state there.</w:t>
      </w:r>
    </w:p>
    <w:p w14:paraId="28DADD52" w14:textId="77777777" w:rsidR="00000777" w:rsidRDefault="00000777" w:rsidP="00116847">
      <w:pPr>
        <w:pStyle w:val="BodyText"/>
      </w:pPr>
    </w:p>
    <w:p w14:paraId="415A9922" w14:textId="42683D13" w:rsidR="00000777" w:rsidRPr="00000777" w:rsidRDefault="00116847" w:rsidP="00000777">
      <w:pPr>
        <w:pStyle w:val="BodyText"/>
      </w:pPr>
      <w:r w:rsidRPr="00000777">
        <w:t xml:space="preserve">I'm loading the business objects in the </w:t>
      </w:r>
      <w:proofErr w:type="spellStart"/>
      <w:proofErr w:type="gramStart"/>
      <w:r w:rsidRPr="00000777">
        <w:rPr>
          <w:rStyle w:val="VerbatimChar"/>
          <w:rFonts w:ascii="Calibri" w:hAnsi="Calibri"/>
          <w:b/>
          <w:sz w:val="20"/>
        </w:rPr>
        <w:t>OnInitAysnc</w:t>
      </w:r>
      <w:proofErr w:type="spellEnd"/>
      <w:r w:rsidRPr="00000777">
        <w:rPr>
          <w:rStyle w:val="VerbatimChar"/>
          <w:rFonts w:ascii="Calibri" w:hAnsi="Calibri"/>
          <w:b/>
          <w:sz w:val="20"/>
        </w:rPr>
        <w:t>(</w:t>
      </w:r>
      <w:proofErr w:type="gramEnd"/>
      <w:r w:rsidRPr="00000777">
        <w:rPr>
          <w:rStyle w:val="VerbatimChar"/>
          <w:rFonts w:ascii="Calibri" w:hAnsi="Calibri"/>
          <w:b/>
          <w:sz w:val="20"/>
        </w:rPr>
        <w:t>)</w:t>
      </w:r>
      <w:r w:rsidRPr="00000777">
        <w:rPr>
          <w:b/>
        </w:rPr>
        <w:t xml:space="preserve"> </w:t>
      </w:r>
      <w:r w:rsidRPr="00000777">
        <w:t>method</w:t>
      </w:r>
      <w:r w:rsidR="00B2286E">
        <w:t>,</w:t>
      </w:r>
      <w:r w:rsidRPr="00000777">
        <w:t xml:space="preserve"> which is fired when the component starts up. </w:t>
      </w:r>
    </w:p>
    <w:p w14:paraId="727FCCC8" w14:textId="77777777" w:rsidR="00000777" w:rsidRDefault="00000777" w:rsidP="00116847">
      <w:pPr>
        <w:pStyle w:val="BodyText"/>
      </w:pPr>
    </w:p>
    <w:p w14:paraId="32F9BBC9" w14:textId="6C19136F" w:rsidR="00116847" w:rsidRPr="00000777" w:rsidRDefault="00000777" w:rsidP="00000777">
      <w:pPr>
        <w:pStyle w:val="BodyText"/>
      </w:pPr>
      <w:r w:rsidRPr="00000777">
        <w:t>I</w:t>
      </w:r>
      <w:r w:rsidR="00116847" w:rsidRPr="00000777">
        <w:t xml:space="preserve">nside of the </w:t>
      </w:r>
      <w:proofErr w:type="gramStart"/>
      <w:r w:rsidR="00116847" w:rsidRPr="00000777">
        <w:rPr>
          <w:rStyle w:val="VerbatimChar"/>
          <w:rFonts w:ascii="Calibri" w:hAnsi="Calibri"/>
          <w:b/>
          <w:sz w:val="20"/>
        </w:rPr>
        <w:t>foreach(</w:t>
      </w:r>
      <w:proofErr w:type="gramEnd"/>
      <w:r w:rsidR="00116847" w:rsidRPr="00000777">
        <w:rPr>
          <w:rStyle w:val="VerbatimChar"/>
          <w:rFonts w:ascii="Calibri" w:hAnsi="Calibri"/>
          <w:b/>
          <w:sz w:val="20"/>
        </w:rPr>
        <w:t>)</w:t>
      </w:r>
      <w:r w:rsidR="00116847" w:rsidRPr="00000777">
        <w:t xml:space="preserve"> loop</w:t>
      </w:r>
      <w:r w:rsidR="00B2286E">
        <w:t>,</w:t>
      </w:r>
      <w:r w:rsidR="00116847" w:rsidRPr="00000777">
        <w:t xml:space="preserve"> the </w:t>
      </w:r>
      <w:proofErr w:type="spellStart"/>
      <w:r w:rsidR="00116847" w:rsidRPr="00000777">
        <w:rPr>
          <w:rStyle w:val="VerbatimChar"/>
          <w:rFonts w:ascii="Calibri" w:hAnsi="Calibri"/>
          <w:b/>
          <w:sz w:val="20"/>
        </w:rPr>
        <w:t>todo</w:t>
      </w:r>
      <w:proofErr w:type="spellEnd"/>
      <w:r w:rsidR="00116847" w:rsidRPr="00000777">
        <w:t xml:space="preserve"> object is in scope and can be used for other expressions to display things like </w:t>
      </w:r>
      <w:r w:rsidR="00116847" w:rsidRPr="00000777">
        <w:rPr>
          <w:rStyle w:val="VerbatimChar"/>
          <w:rFonts w:ascii="Calibri" w:hAnsi="Calibri"/>
          <w:b/>
          <w:sz w:val="20"/>
        </w:rPr>
        <w:t>@</w:t>
      </w:r>
      <w:proofErr w:type="spellStart"/>
      <w:r w:rsidR="00116847" w:rsidRPr="00000777">
        <w:rPr>
          <w:rStyle w:val="VerbatimChar"/>
          <w:rFonts w:ascii="Calibri" w:hAnsi="Calibri"/>
          <w:b/>
          <w:sz w:val="20"/>
        </w:rPr>
        <w:t>todoItem.Title</w:t>
      </w:r>
      <w:proofErr w:type="spellEnd"/>
      <w:r w:rsidR="00116847" w:rsidRPr="00000777">
        <w:t>. One of the nice things with Razor is that you also get to take advantage of the string formatting built into .NET, so you can format dates nicely</w:t>
      </w:r>
      <w:r w:rsidR="00B2286E">
        <w:t>,</w:t>
      </w:r>
      <w:r w:rsidR="00116847" w:rsidRPr="00000777">
        <w:t xml:space="preserve"> like </w:t>
      </w:r>
      <w:proofErr w:type="spellStart"/>
      <w:proofErr w:type="gramStart"/>
      <w:r w:rsidR="00116847" w:rsidRPr="00000777">
        <w:rPr>
          <w:rStyle w:val="VerbatimChar"/>
          <w:rFonts w:ascii="Calibri" w:hAnsi="Calibri"/>
          <w:b/>
          <w:sz w:val="20"/>
        </w:rPr>
        <w:t>todoItem.Entered.ToString</w:t>
      </w:r>
      <w:proofErr w:type="spellEnd"/>
      <w:proofErr w:type="gramEnd"/>
      <w:r w:rsidR="00116847" w:rsidRPr="00000777">
        <w:rPr>
          <w:rStyle w:val="VerbatimChar"/>
          <w:rFonts w:ascii="Calibri" w:hAnsi="Calibri"/>
          <w:b/>
          <w:sz w:val="20"/>
        </w:rPr>
        <w:t xml:space="preserve">("MMM dd, </w:t>
      </w:r>
      <w:proofErr w:type="spellStart"/>
      <w:r w:rsidR="00116847" w:rsidRPr="00000777">
        <w:rPr>
          <w:rStyle w:val="VerbatimChar"/>
          <w:rFonts w:ascii="Calibri" w:hAnsi="Calibri"/>
          <w:b/>
          <w:sz w:val="20"/>
        </w:rPr>
        <w:t>yy</w:t>
      </w:r>
      <w:proofErr w:type="spellEnd"/>
      <w:r w:rsidR="00116847" w:rsidRPr="00000777">
        <w:rPr>
          <w:rStyle w:val="VerbatimChar"/>
          <w:rFonts w:ascii="Calibri" w:hAnsi="Calibri"/>
          <w:b/>
          <w:sz w:val="20"/>
        </w:rPr>
        <w:t xml:space="preserve"> - </w:t>
      </w:r>
      <w:proofErr w:type="spellStart"/>
      <w:r w:rsidR="00116847" w:rsidRPr="00000777">
        <w:rPr>
          <w:rStyle w:val="VerbatimChar"/>
          <w:rFonts w:ascii="Calibri" w:hAnsi="Calibri"/>
          <w:b/>
          <w:sz w:val="20"/>
        </w:rPr>
        <w:t>HH:mm</w:t>
      </w:r>
      <w:proofErr w:type="spellEnd"/>
      <w:r w:rsidR="00116847" w:rsidRPr="00000777">
        <w:rPr>
          <w:rStyle w:val="VerbatimChar"/>
          <w:rFonts w:ascii="Calibri" w:hAnsi="Calibri"/>
          <w:b/>
          <w:sz w:val="20"/>
        </w:rPr>
        <w:t>")</w:t>
      </w:r>
      <w:r w:rsidR="00116847" w:rsidRPr="00000777">
        <w:t>. These are things that are often a pain in JavaScript and provided by frameworks, but here</w:t>
      </w:r>
      <w:r w:rsidR="00B2286E">
        <w:t>,</w:t>
      </w:r>
      <w:r w:rsidR="00116847" w:rsidRPr="00000777">
        <w:t xml:space="preserve"> it just comes naturally as part of the core .NET language</w:t>
      </w:r>
      <w:r w:rsidR="00B2286E">
        <w:t>,</w:t>
      </w:r>
      <w:r w:rsidR="00116847" w:rsidRPr="00000777">
        <w:t xml:space="preserve"> which highlights one of the big plus points for using .NET in the first place. You have access to the </w:t>
      </w:r>
      <w:commentRangeStart w:id="177"/>
      <w:r w:rsidR="00116847" w:rsidRPr="00000777">
        <w:t xml:space="preserve">core </w:t>
      </w:r>
      <w:commentRangeEnd w:id="177"/>
      <w:r w:rsidR="00B2286E">
        <w:rPr>
          <w:rStyle w:val="CommentReference"/>
          <w:rFonts w:ascii="Verdana" w:hAnsi="Verdana"/>
        </w:rPr>
        <w:commentReference w:id="177"/>
      </w:r>
      <w:r w:rsidR="00116847" w:rsidRPr="00000777">
        <w:t>framework.</w:t>
      </w:r>
    </w:p>
    <w:p w14:paraId="60A31FFA" w14:textId="77777777" w:rsidR="00000777" w:rsidRDefault="00000777" w:rsidP="00116847">
      <w:pPr>
        <w:pStyle w:val="BodyText"/>
      </w:pPr>
    </w:p>
    <w:p w14:paraId="31A5D74D" w14:textId="3B48BAFA" w:rsidR="00116847" w:rsidRDefault="00116847" w:rsidP="00000777">
      <w:pPr>
        <w:pStyle w:val="BodyText"/>
      </w:pPr>
      <w:r w:rsidRPr="00000777">
        <w:t xml:space="preserve">Even better: You can also add </w:t>
      </w:r>
      <w:r w:rsidRPr="00D8578C">
        <w:rPr>
          <w:b/>
          <w:rPrChange w:id="178" w:author="Rick Strahl" w:date="2018-07-29T16:17:00Z">
            <w:rPr/>
          </w:rPrChange>
        </w:rPr>
        <w:t>NuGet</w:t>
      </w:r>
      <w:r w:rsidRPr="00000777">
        <w:t xml:space="preserve"> packages that support .NET Standard 2.0. For example, I can add my own </w:t>
      </w:r>
      <w:proofErr w:type="spellStart"/>
      <w:r w:rsidRPr="00F7260F">
        <w:rPr>
          <w:rStyle w:val="VerbatimChar"/>
          <w:rFonts w:ascii="Calibri" w:hAnsi="Calibri"/>
          <w:b/>
          <w:sz w:val="20"/>
        </w:rPr>
        <w:t>Westwind.Utilities</w:t>
      </w:r>
      <w:proofErr w:type="spellEnd"/>
      <w:r w:rsidRPr="00000777">
        <w:t xml:space="preserve"> package to my project and then change the date display to:</w:t>
      </w:r>
    </w:p>
    <w:p w14:paraId="7039D29F" w14:textId="77777777" w:rsidR="00000777" w:rsidRDefault="00000777" w:rsidP="00000777">
      <w:pPr>
        <w:pStyle w:val="BodyText"/>
      </w:pPr>
    </w:p>
    <w:p w14:paraId="1C793F68" w14:textId="77777777" w:rsidR="00000777" w:rsidRDefault="00000777" w:rsidP="00000777">
      <w:pPr>
        <w:pStyle w:val="CodeSnippet"/>
        <w:rPr>
          <w:rFonts w:cs="Consolas"/>
          <w:sz w:val="19"/>
          <w:szCs w:val="19"/>
        </w:rPr>
      </w:pPr>
      <w:r>
        <w:rPr>
          <w:rFonts w:cs="Consolas"/>
          <w:sz w:val="19"/>
          <w:szCs w:val="19"/>
          <w:highlight w:val="yellow"/>
        </w:rPr>
        <w:t>@</w:t>
      </w:r>
      <w:r>
        <w:rPr>
          <w:rFonts w:cs="Consolas"/>
          <w:sz w:val="19"/>
          <w:szCs w:val="19"/>
        </w:rPr>
        <w:t xml:space="preserve">TimeUtils.FriendlyDate(todo.Entered, </w:t>
      </w:r>
    </w:p>
    <w:p w14:paraId="4E11CEE7" w14:textId="562C133B" w:rsidR="00000777" w:rsidRDefault="00000777" w:rsidP="00000777">
      <w:pPr>
        <w:pStyle w:val="CodeSnippet"/>
      </w:pPr>
      <w:r>
        <w:rPr>
          <w:rFonts w:cs="Consolas"/>
          <w:sz w:val="19"/>
          <w:szCs w:val="19"/>
        </w:rPr>
        <w:t xml:space="preserve">                        showTime: </w:t>
      </w:r>
      <w:r>
        <w:rPr>
          <w:rFonts w:cs="Consolas"/>
          <w:color w:val="0000FF"/>
          <w:sz w:val="19"/>
          <w:szCs w:val="19"/>
        </w:rPr>
        <w:t>true</w:t>
      </w:r>
      <w:r>
        <w:rPr>
          <w:rFonts w:cs="Consolas"/>
          <w:sz w:val="19"/>
          <w:szCs w:val="19"/>
        </w:rPr>
        <w:t>)</w:t>
      </w:r>
    </w:p>
    <w:p w14:paraId="5738DB7A" w14:textId="77777777" w:rsidR="00000777" w:rsidRDefault="00000777" w:rsidP="00000777">
      <w:pPr>
        <w:pStyle w:val="BodyText"/>
      </w:pPr>
    </w:p>
    <w:p w14:paraId="639F9AC5" w14:textId="45545570" w:rsidR="00116847" w:rsidRDefault="00B2286E" w:rsidP="00000777">
      <w:pPr>
        <w:pStyle w:val="BodyText"/>
      </w:pPr>
      <w:r>
        <w:t>This</w:t>
      </w:r>
      <w:r w:rsidR="00116847" w:rsidRPr="00000777">
        <w:t xml:space="preserve"> display</w:t>
      </w:r>
      <w:r>
        <w:t>s</w:t>
      </w:r>
      <w:r w:rsidR="00116847" w:rsidRPr="00000777">
        <w:t xml:space="preserve"> something like </w:t>
      </w:r>
      <w:r w:rsidR="00116847" w:rsidRPr="00000777">
        <w:rPr>
          <w:b/>
        </w:rPr>
        <w:t>Today @ 2:30pm</w:t>
      </w:r>
      <w:r w:rsidR="00116847" w:rsidRPr="00000777">
        <w:t>.</w:t>
      </w:r>
    </w:p>
    <w:p w14:paraId="4F5E76CA" w14:textId="77777777" w:rsidR="00B2286E" w:rsidRPr="00000777" w:rsidRDefault="00B2286E" w:rsidP="00000777">
      <w:pPr>
        <w:pStyle w:val="BodyText"/>
      </w:pPr>
    </w:p>
    <w:p w14:paraId="7D016615" w14:textId="0BA4F3BC" w:rsidR="00116847" w:rsidRDefault="00F7260F" w:rsidP="00116847">
      <w:pPr>
        <w:pStyle w:val="Heading3"/>
      </w:pPr>
      <w:bookmarkStart w:id="179" w:name="formatting"/>
      <w:bookmarkEnd w:id="179"/>
      <w:r>
        <w:t xml:space="preserve">CSS </w:t>
      </w:r>
      <w:r w:rsidR="00116847">
        <w:t>Formatting</w:t>
      </w:r>
    </w:p>
    <w:p w14:paraId="39B630C3" w14:textId="244B933E" w:rsidR="00116847" w:rsidRPr="00F7260F" w:rsidRDefault="00116847" w:rsidP="00F7260F">
      <w:pPr>
        <w:pStyle w:val="BodyText"/>
      </w:pPr>
      <w:r w:rsidRPr="00F7260F">
        <w:t>One advantage of Razor is that it</w:t>
      </w:r>
      <w:r w:rsidR="00B2286E">
        <w:t>’</w:t>
      </w:r>
      <w:r w:rsidRPr="00F7260F">
        <w:t>s terse in allowing expressions. Coming from Angular</w:t>
      </w:r>
      <w:r w:rsidR="00B2286E">
        <w:t>,</w:t>
      </w:r>
      <w:r w:rsidRPr="00F7260F">
        <w:t xml:space="preserve"> I'm familiar with things like </w:t>
      </w:r>
      <w:r w:rsidR="00B2286E">
        <w:t xml:space="preserve">the </w:t>
      </w:r>
      <w:proofErr w:type="spellStart"/>
      <w:r w:rsidRPr="00F7260F">
        <w:rPr>
          <w:rStyle w:val="VerbatimChar"/>
          <w:rFonts w:ascii="Calibri" w:hAnsi="Calibri"/>
          <w:b/>
          <w:sz w:val="20"/>
        </w:rPr>
        <w:t>ngClass</w:t>
      </w:r>
      <w:proofErr w:type="spellEnd"/>
      <w:r w:rsidRPr="00F7260F">
        <w:t xml:space="preserve"> that lets you specify conditional JSON for classes to display. Frameworks like Angular use pseudo code to describe a number of command attributes</w:t>
      </w:r>
      <w:r w:rsidR="00B2286E">
        <w:t>,</w:t>
      </w:r>
      <w:r w:rsidRPr="00F7260F">
        <w:t xml:space="preserve"> like </w:t>
      </w:r>
      <w:proofErr w:type="spellStart"/>
      <w:r w:rsidRPr="00F7260F">
        <w:rPr>
          <w:rStyle w:val="VerbatimChar"/>
          <w:rFonts w:ascii="Calibri" w:hAnsi="Calibri"/>
          <w:b/>
          <w:sz w:val="20"/>
        </w:rPr>
        <w:t>ngClass</w:t>
      </w:r>
      <w:proofErr w:type="spellEnd"/>
      <w:r w:rsidR="00B2286E">
        <w:rPr>
          <w:rStyle w:val="VerbatimChar"/>
          <w:rFonts w:ascii="Calibri" w:hAnsi="Calibri"/>
          <w:b/>
          <w:sz w:val="20"/>
        </w:rPr>
        <w:t>,</w:t>
      </w:r>
      <w:r w:rsidRPr="00F7260F">
        <w:rPr>
          <w:b/>
        </w:rPr>
        <w:t xml:space="preserve"> </w:t>
      </w:r>
      <w:r w:rsidRPr="00F7260F">
        <w:t xml:space="preserve">to handle operations like this, but with Razor you can use </w:t>
      </w:r>
      <w:r w:rsidRPr="00D8578C">
        <w:rPr>
          <w:b/>
          <w:rPrChange w:id="180" w:author="Rick Strahl" w:date="2018-07-29T16:17:00Z">
            <w:rPr/>
          </w:rPrChange>
        </w:rPr>
        <w:t>real code</w:t>
      </w:r>
      <w:r w:rsidRPr="00F7260F">
        <w:t>. Remember that Razor pages are turned into compiled .NET class code so you can do something like this:</w:t>
      </w:r>
    </w:p>
    <w:p w14:paraId="78008E40" w14:textId="77777777" w:rsidR="00F7260F" w:rsidRDefault="00F7260F" w:rsidP="00F7260F">
      <w:pPr>
        <w:pStyle w:val="BodyText"/>
      </w:pPr>
    </w:p>
    <w:p w14:paraId="15EC526D" w14:textId="77777777" w:rsidR="00F7260F" w:rsidRDefault="00F7260F" w:rsidP="00F7260F">
      <w:pPr>
        <w:pStyle w:val="CodeSnippet"/>
        <w:rPr>
          <w:rFonts w:cs="Consolas"/>
          <w:sz w:val="19"/>
          <w:szCs w:val="19"/>
        </w:rPr>
      </w:pP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 xml:space="preserve">="fa </w:t>
      </w:r>
      <w:r>
        <w:rPr>
          <w:rFonts w:cs="Consolas"/>
          <w:sz w:val="19"/>
          <w:szCs w:val="19"/>
          <w:highlight w:val="yellow"/>
        </w:rPr>
        <w:t>@(</w:t>
      </w:r>
      <w:r>
        <w:rPr>
          <w:rFonts w:cs="Consolas"/>
          <w:sz w:val="19"/>
          <w:szCs w:val="19"/>
        </w:rPr>
        <w:t>todo.Completed ?</w:t>
      </w:r>
    </w:p>
    <w:p w14:paraId="2622E37C" w14:textId="77777777" w:rsidR="00F7260F" w:rsidRDefault="00F7260F" w:rsidP="00F7260F">
      <w:pPr>
        <w:pStyle w:val="CodeSnippet"/>
        <w:rPr>
          <w:rFonts w:cs="Consolas"/>
          <w:sz w:val="19"/>
          <w:szCs w:val="19"/>
        </w:rPr>
      </w:pPr>
      <w:r>
        <w:rPr>
          <w:rFonts w:cs="Consolas"/>
          <w:sz w:val="19"/>
          <w:szCs w:val="19"/>
        </w:rPr>
        <w:t xml:space="preserve">    </w:t>
      </w:r>
      <w:r>
        <w:rPr>
          <w:rFonts w:cs="Consolas"/>
          <w:color w:val="A31515"/>
          <w:sz w:val="19"/>
          <w:szCs w:val="19"/>
        </w:rPr>
        <w:t>"fa-check green-text larger"</w:t>
      </w:r>
      <w:r>
        <w:rPr>
          <w:rFonts w:cs="Consolas"/>
          <w:sz w:val="19"/>
          <w:szCs w:val="19"/>
        </w:rPr>
        <w:t xml:space="preserve"> : </w:t>
      </w:r>
    </w:p>
    <w:p w14:paraId="78B3CF60" w14:textId="77777777" w:rsidR="00F7260F" w:rsidRDefault="00F7260F" w:rsidP="00F7260F">
      <w:pPr>
        <w:pStyle w:val="CodeSnippet"/>
        <w:rPr>
          <w:rFonts w:cs="Consolas"/>
          <w:color w:val="0000FF"/>
          <w:sz w:val="19"/>
          <w:szCs w:val="19"/>
        </w:rPr>
      </w:pPr>
      <w:r>
        <w:rPr>
          <w:rFonts w:cs="Consolas"/>
          <w:sz w:val="19"/>
          <w:szCs w:val="19"/>
        </w:rPr>
        <w:t xml:space="preserve">    </w:t>
      </w:r>
      <w:r>
        <w:rPr>
          <w:rFonts w:cs="Consolas"/>
          <w:color w:val="A31515"/>
          <w:sz w:val="19"/>
          <w:szCs w:val="19"/>
        </w:rPr>
        <w:t>"fa-bookmark-o"</w:t>
      </w:r>
      <w:r>
        <w:rPr>
          <w:rFonts w:cs="Consolas"/>
          <w:sz w:val="19"/>
          <w:szCs w:val="19"/>
          <w:highlight w:val="yellow"/>
        </w:rPr>
        <w:t>)</w:t>
      </w:r>
      <w:r>
        <w:rPr>
          <w:rFonts w:cs="Consolas"/>
          <w:color w:val="0000FF"/>
          <w:sz w:val="19"/>
          <w:szCs w:val="19"/>
        </w:rPr>
        <w:t>"&gt;&lt;/</w:t>
      </w:r>
      <w:r>
        <w:rPr>
          <w:rFonts w:cs="Consolas"/>
          <w:color w:val="800000"/>
          <w:sz w:val="19"/>
          <w:szCs w:val="19"/>
        </w:rPr>
        <w:t>i</w:t>
      </w:r>
      <w:r>
        <w:rPr>
          <w:rFonts w:cs="Consolas"/>
          <w:color w:val="0000FF"/>
          <w:sz w:val="19"/>
          <w:szCs w:val="19"/>
        </w:rPr>
        <w:t>&gt;</w:t>
      </w:r>
    </w:p>
    <w:p w14:paraId="61641D0E" w14:textId="77777777" w:rsidR="00F7260F" w:rsidRDefault="00F7260F" w:rsidP="00F7260F">
      <w:pPr>
        <w:pStyle w:val="BodyText"/>
      </w:pPr>
    </w:p>
    <w:p w14:paraId="55D14A56" w14:textId="093A2FE0" w:rsidR="00116847" w:rsidRDefault="00B2286E" w:rsidP="00F7260F">
      <w:pPr>
        <w:pStyle w:val="BodyText"/>
      </w:pPr>
      <w:r>
        <w:t>This code</w:t>
      </w:r>
      <w:r w:rsidR="00116847" w:rsidRPr="00F7260F">
        <w:t xml:space="preserve"> conditionally add</w:t>
      </w:r>
      <w:r>
        <w:t>s</w:t>
      </w:r>
      <w:r w:rsidR="00116847" w:rsidRPr="00F7260F">
        <w:t xml:space="preserve"> CSS classes and styles. Maybe</w:t>
      </w:r>
      <w:r>
        <w:t xml:space="preserve"> it’s</w:t>
      </w:r>
      <w:r w:rsidR="00116847" w:rsidRPr="00F7260F">
        <w:t xml:space="preserve"> not quite as readable as </w:t>
      </w:r>
      <w:proofErr w:type="spellStart"/>
      <w:r w:rsidR="00116847" w:rsidRPr="00F7260F">
        <w:rPr>
          <w:rStyle w:val="VerbatimChar"/>
          <w:rFonts w:ascii="Calibri" w:hAnsi="Calibri"/>
          <w:b/>
          <w:sz w:val="20"/>
        </w:rPr>
        <w:t>ngClass</w:t>
      </w:r>
      <w:proofErr w:type="spellEnd"/>
      <w:r>
        <w:rPr>
          <w:rStyle w:val="VerbatimChar"/>
          <w:rFonts w:ascii="Calibri" w:hAnsi="Calibri"/>
          <w:b/>
          <w:sz w:val="20"/>
        </w:rPr>
        <w:t>,</w:t>
      </w:r>
      <w:r w:rsidR="00116847" w:rsidRPr="00F7260F">
        <w:t xml:space="preserve"> but </w:t>
      </w:r>
      <w:r>
        <w:t xml:space="preserve">it’s </w:t>
      </w:r>
      <w:r w:rsidR="00116847" w:rsidRPr="00F7260F">
        <w:t>much more flexible because you</w:t>
      </w:r>
      <w:r>
        <w:t>’</w:t>
      </w:r>
      <w:r w:rsidR="00116847" w:rsidRPr="00F7260F">
        <w:t xml:space="preserve">re </w:t>
      </w:r>
      <w:del w:id="181" w:author="Rick Strahl" w:date="2018-07-29T16:17:00Z">
        <w:r w:rsidR="00116847" w:rsidRPr="00F7260F" w:rsidDel="00D8578C">
          <w:delText xml:space="preserve">dealing </w:delText>
        </w:r>
      </w:del>
      <w:ins w:id="182" w:author="Rick Strahl" w:date="2018-07-29T16:17:00Z">
        <w:r w:rsidR="00D8578C">
          <w:t>w</w:t>
        </w:r>
      </w:ins>
      <w:ins w:id="183" w:author="Rick Strahl" w:date="2018-07-29T16:18:00Z">
        <w:r w:rsidR="00D8578C">
          <w:t>orking with the full power of C# and .NET</w:t>
        </w:r>
      </w:ins>
      <w:del w:id="184" w:author="Rick Strahl" w:date="2018-07-29T16:18:00Z">
        <w:r w:rsidR="00116847" w:rsidRPr="00F7260F" w:rsidDel="00D8578C">
          <w:delText xml:space="preserve">with </w:delText>
        </w:r>
        <w:r w:rsidR="00F7260F" w:rsidDel="00D8578C">
          <w:delText>C#</w:delText>
        </w:r>
        <w:r w:rsidR="00116847" w:rsidRPr="00F7260F" w:rsidDel="00D8578C">
          <w:delText xml:space="preserve"> </w:delText>
        </w:r>
      </w:del>
      <w:ins w:id="185" w:author="Rick Strahl" w:date="2018-07-29T16:18:00Z">
        <w:r w:rsidR="00D8578C">
          <w:t xml:space="preserve"> </w:t>
        </w:r>
      </w:ins>
      <w:r w:rsidR="00116847" w:rsidRPr="00F7260F">
        <w:t>code.</w:t>
      </w:r>
    </w:p>
    <w:p w14:paraId="6448561D" w14:textId="77777777" w:rsidR="00B2286E" w:rsidRPr="00F7260F" w:rsidRDefault="00B2286E" w:rsidP="00F7260F">
      <w:pPr>
        <w:pStyle w:val="BodyText"/>
      </w:pPr>
    </w:p>
    <w:p w14:paraId="591DA23A" w14:textId="77777777" w:rsidR="00116847" w:rsidRDefault="00116847" w:rsidP="00116847">
      <w:pPr>
        <w:pStyle w:val="Heading3"/>
      </w:pPr>
      <w:bookmarkStart w:id="186" w:name="browser-event-handling"/>
      <w:bookmarkEnd w:id="186"/>
      <w:r>
        <w:lastRenderedPageBreak/>
        <w:t>Browser Event Handling</w:t>
      </w:r>
    </w:p>
    <w:p w14:paraId="60E574DE" w14:textId="20FAD8B3" w:rsidR="00116847" w:rsidRDefault="00116847" w:rsidP="006B3598">
      <w:pPr>
        <w:pStyle w:val="BodyText"/>
      </w:pPr>
      <w:proofErr w:type="spellStart"/>
      <w:r>
        <w:t>Blazor</w:t>
      </w:r>
      <w:proofErr w:type="spellEnd"/>
      <w:r>
        <w:t xml:space="preserve"> allows you to attach event handlers to browser events that it knows about. Currently</w:t>
      </w:r>
      <w:r w:rsidR="009E46DA">
        <w:t>,</w:t>
      </w:r>
      <w:r>
        <w:t xml:space="preserve"> a fixed list of events is used, but in the future</w:t>
      </w:r>
      <w:r w:rsidR="009E46DA">
        <w:t>,</w:t>
      </w:r>
      <w:r>
        <w:t xml:space="preserve"> you</w:t>
      </w:r>
      <w:r w:rsidR="009E46DA">
        <w:t>’</w:t>
      </w:r>
      <w:r>
        <w:t xml:space="preserve">ll be able to bind to any event including custom events raised from JavaScript or your </w:t>
      </w:r>
      <w:proofErr w:type="spellStart"/>
      <w:r>
        <w:t>Blazor</w:t>
      </w:r>
      <w:proofErr w:type="spellEnd"/>
      <w:r>
        <w:t xml:space="preserve"> components.</w:t>
      </w:r>
    </w:p>
    <w:p w14:paraId="403E2789" w14:textId="77777777" w:rsidR="006B3598" w:rsidRDefault="006B3598" w:rsidP="006B3598">
      <w:pPr>
        <w:pStyle w:val="BodyText"/>
      </w:pPr>
    </w:p>
    <w:p w14:paraId="5DC154C5" w14:textId="2B7F8AD0" w:rsidR="00116847" w:rsidRDefault="00116847" w:rsidP="00116847">
      <w:pPr>
        <w:pStyle w:val="BodyText"/>
      </w:pPr>
      <w:r>
        <w:t>Events can be handled in two ways:</w:t>
      </w:r>
    </w:p>
    <w:p w14:paraId="56FD1172" w14:textId="77777777" w:rsidR="006B3598" w:rsidRDefault="006B3598" w:rsidP="00116847">
      <w:pPr>
        <w:pStyle w:val="BodyText"/>
      </w:pPr>
    </w:p>
    <w:p w14:paraId="5CDDE786" w14:textId="77777777" w:rsidR="00116847" w:rsidRDefault="00116847" w:rsidP="006B3598">
      <w:pPr>
        <w:pStyle w:val="BullettedBodyText"/>
      </w:pPr>
      <w:r>
        <w:t>Providing a Function Pointer (delegate)</w:t>
      </w:r>
    </w:p>
    <w:p w14:paraId="4807F757" w14:textId="77777777" w:rsidR="00116847" w:rsidRDefault="00116847" w:rsidP="006B3598">
      <w:pPr>
        <w:pStyle w:val="BullettedBodyText"/>
      </w:pPr>
      <w:r>
        <w:t>Providing an Action</w:t>
      </w:r>
    </w:p>
    <w:p w14:paraId="5774AD33" w14:textId="32256BAC" w:rsidR="006B3598" w:rsidRDefault="006B3598" w:rsidP="006B3598">
      <w:pPr>
        <w:pStyle w:val="BodyText"/>
      </w:pPr>
    </w:p>
    <w:p w14:paraId="74A8A183" w14:textId="400CEBC8" w:rsidR="00116847" w:rsidRDefault="00116847" w:rsidP="006B3598">
      <w:pPr>
        <w:pStyle w:val="BodyText"/>
      </w:pPr>
      <w:r>
        <w:t>The former looks like this:</w:t>
      </w:r>
    </w:p>
    <w:p w14:paraId="4ABE3B76" w14:textId="77777777" w:rsidR="006B3598" w:rsidRDefault="006B3598" w:rsidP="006B3598">
      <w:pPr>
        <w:pStyle w:val="BodyText"/>
      </w:pPr>
    </w:p>
    <w:p w14:paraId="71F8D2F4"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p>
    <w:p w14:paraId="71C1C6FC" w14:textId="77777777" w:rsidR="006B3598" w:rsidRDefault="006B3598" w:rsidP="006B3598">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reload</w:t>
      </w:r>
      <w:r>
        <w:rPr>
          <w:rFonts w:cs="Consolas"/>
          <w:color w:val="0000FF"/>
          <w:sz w:val="19"/>
          <w:szCs w:val="19"/>
        </w:rPr>
        <w:t>"&gt;</w:t>
      </w:r>
    </w:p>
    <w:p w14:paraId="31FBA490" w14:textId="77777777" w:rsidR="006B3598" w:rsidRDefault="006B3598" w:rsidP="006B3598">
      <w:pPr>
        <w:pStyle w:val="CodeSnippet"/>
        <w:rPr>
          <w:rFonts w:cs="Consolas"/>
          <w:sz w:val="19"/>
          <w:szCs w:val="19"/>
        </w:rPr>
      </w:pPr>
      <w:r>
        <w:rPr>
          <w:rFonts w:cs="Consolas"/>
          <w:sz w:val="19"/>
          <w:szCs w:val="19"/>
        </w:rPr>
        <w:t xml:space="preserve">    Load ToDos</w:t>
      </w:r>
    </w:p>
    <w:p w14:paraId="1DE4FB43"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054349D5" w14:textId="77777777" w:rsidR="006B3598" w:rsidRPr="006B3598" w:rsidRDefault="006B3598" w:rsidP="006B3598">
      <w:pPr>
        <w:pStyle w:val="BodyText"/>
      </w:pPr>
    </w:p>
    <w:p w14:paraId="058813FA" w14:textId="0EC69AE0" w:rsidR="00116847" w:rsidRDefault="009E46DA" w:rsidP="006B3598">
      <w:pPr>
        <w:pStyle w:val="BodyText"/>
      </w:pPr>
      <w:r>
        <w:t>I</w:t>
      </w:r>
      <w:r w:rsidR="00116847">
        <w:t>n this case</w:t>
      </w:r>
      <w:r>
        <w:t>,</w:t>
      </w:r>
      <w:r w:rsidR="00116847">
        <w:t xml:space="preserve"> </w:t>
      </w:r>
      <w:r w:rsidRPr="009E46DA">
        <w:rPr>
          <w:b/>
        </w:rPr>
        <w:t xml:space="preserve">reload </w:t>
      </w:r>
      <w:r w:rsidR="00116847">
        <w:t>is a method in the page that has to match a Mouse Event handler delegate:</w:t>
      </w:r>
    </w:p>
    <w:p w14:paraId="743047A2" w14:textId="77777777" w:rsidR="009E46DA" w:rsidRDefault="009E46DA" w:rsidP="006B3598">
      <w:pPr>
        <w:pStyle w:val="BodyText"/>
      </w:pPr>
    </w:p>
    <w:p w14:paraId="230A300D" w14:textId="184B47F8" w:rsidR="006B3598" w:rsidDel="00D8578C" w:rsidRDefault="006B3598" w:rsidP="006B3598">
      <w:pPr>
        <w:pStyle w:val="CodeSnippet"/>
        <w:rPr>
          <w:del w:id="187" w:author="Rick Strahl" w:date="2018-07-29T16:19:00Z"/>
        </w:rPr>
      </w:pPr>
    </w:p>
    <w:p w14:paraId="41BF560A" w14:textId="77777777" w:rsidR="006B3598" w:rsidRDefault="006B3598" w:rsidP="006B3598">
      <w:pPr>
        <w:pStyle w:val="CodeSnippet"/>
        <w:rPr>
          <w:rFonts w:cs="Consolas"/>
          <w:sz w:val="19"/>
          <w:szCs w:val="19"/>
        </w:rPr>
      </w:pPr>
      <w:r>
        <w:rPr>
          <w:rFonts w:cs="Consolas"/>
          <w:color w:val="0000FF"/>
          <w:sz w:val="19"/>
          <w:szCs w:val="19"/>
        </w:rPr>
        <w:t>async</w:t>
      </w:r>
      <w:r>
        <w:rPr>
          <w:rFonts w:cs="Consolas"/>
          <w:sz w:val="19"/>
          <w:szCs w:val="19"/>
        </w:rPr>
        <w:t xml:space="preserve"> Task reload(MouseEventArgs ev) =&gt; </w:t>
      </w:r>
    </w:p>
    <w:p w14:paraId="423733BC" w14:textId="1B80A2EC" w:rsidR="006B3598" w:rsidRDefault="006B3598" w:rsidP="006B3598">
      <w:pPr>
        <w:pStyle w:val="CodeSnippet"/>
        <w:rPr>
          <w:rStyle w:val="VerbatimChar"/>
        </w:rPr>
      </w:pPr>
      <w:r>
        <w:rPr>
          <w:rFonts w:cs="Consolas"/>
          <w:color w:val="0000FF"/>
          <w:sz w:val="19"/>
          <w:szCs w:val="19"/>
        </w:rPr>
        <w:t xml:space="preserve">                  </w:t>
      </w:r>
      <w:r>
        <w:rPr>
          <w:rFonts w:cs="Consolas"/>
          <w:sz w:val="19"/>
          <w:szCs w:val="19"/>
        </w:rPr>
        <w:t>loadTodos();</w:t>
      </w:r>
    </w:p>
    <w:p w14:paraId="547137B2" w14:textId="77777777" w:rsidR="009E46DA" w:rsidRDefault="009E46DA" w:rsidP="006B3598">
      <w:pPr>
        <w:pStyle w:val="BodyText"/>
      </w:pPr>
    </w:p>
    <w:p w14:paraId="6B066FC9" w14:textId="738FD984" w:rsidR="00116847" w:rsidRDefault="00116847" w:rsidP="006B3598">
      <w:pPr>
        <w:pStyle w:val="BodyText"/>
        <w:rPr>
          <w:ins w:id="188" w:author="Rick Strahl" w:date="2018-07-29T16:35:00Z"/>
        </w:rPr>
      </w:pPr>
      <w:r>
        <w:t>Alternately, you can also use an Action method directly attached to the event handler</w:t>
      </w:r>
      <w:r w:rsidR="009E46DA">
        <w:t>,</w:t>
      </w:r>
      <w:r>
        <w:t xml:space="preserve"> which allows you to pass any other context objects:</w:t>
      </w:r>
    </w:p>
    <w:p w14:paraId="709884CD" w14:textId="77777777" w:rsidR="001C31A2" w:rsidRDefault="001C31A2" w:rsidP="006B3598">
      <w:pPr>
        <w:pStyle w:val="BodyText"/>
      </w:pPr>
    </w:p>
    <w:p w14:paraId="0E36CAEF" w14:textId="42A29DE3" w:rsidR="006B3598" w:rsidDel="001C31A2" w:rsidRDefault="006B3598" w:rsidP="001C31A2">
      <w:pPr>
        <w:pStyle w:val="CodeSnippet"/>
        <w:rPr>
          <w:del w:id="189" w:author="Rick Strahl" w:date="2018-07-29T16:35:00Z"/>
        </w:rPr>
        <w:pPrChange w:id="190" w:author="Rick Strahl" w:date="2018-07-29T16:35:00Z">
          <w:pPr>
            <w:pStyle w:val="BodyText"/>
          </w:pPr>
        </w:pPrChange>
      </w:pPr>
    </w:p>
    <w:p w14:paraId="016197E5" w14:textId="77777777" w:rsidR="001C31A2" w:rsidRDefault="001C31A2" w:rsidP="001C31A2">
      <w:pPr>
        <w:pStyle w:val="CodeSnippet"/>
        <w:rPr>
          <w:ins w:id="191" w:author="Rick Strahl" w:date="2018-07-29T16:34:00Z"/>
          <w:rFonts w:cs="Consolas"/>
          <w:sz w:val="19"/>
          <w:szCs w:val="19"/>
        </w:rPr>
        <w:pPrChange w:id="192" w:author="Rick Strahl" w:date="2018-07-29T16:35:00Z">
          <w:pPr>
            <w:autoSpaceDE w:val="0"/>
            <w:autoSpaceDN w:val="0"/>
            <w:adjustRightInd w:val="0"/>
          </w:pPr>
        </w:pPrChange>
      </w:pPr>
      <w:bookmarkStart w:id="193" w:name="OLE_LINK1"/>
      <w:ins w:id="194" w:author="Rick Strahl" w:date="2018-07-29T16:34:00Z">
        <w:r>
          <w:rPr>
            <w:rFonts w:cs="Consolas"/>
            <w:color w:val="0000FF"/>
            <w:sz w:val="19"/>
            <w:szCs w:val="19"/>
          </w:rPr>
          <w:t>&lt;</w:t>
        </w:r>
        <w:r>
          <w:rPr>
            <w:rFonts w:cs="Consolas"/>
            <w:b/>
            <w:bCs/>
            <w:color w:val="80008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="pull-left"</w:t>
        </w:r>
      </w:ins>
    </w:p>
    <w:p w14:paraId="2B11A513" w14:textId="180CEB6F" w:rsidR="009E46DA" w:rsidRPr="009E46DA" w:rsidDel="001C31A2" w:rsidRDefault="001C31A2" w:rsidP="001C31A2">
      <w:pPr>
        <w:pStyle w:val="CodeSnippet"/>
        <w:rPr>
          <w:del w:id="195" w:author="Rick Strahl" w:date="2018-07-29T16:34:00Z"/>
          <w:rStyle w:val="NormalTok"/>
          <w:sz w:val="19"/>
        </w:rPr>
        <w:pPrChange w:id="196" w:author="Rick Strahl" w:date="2018-07-29T16:35:00Z">
          <w:pPr>
            <w:pStyle w:val="CodeSnippet"/>
          </w:pPr>
        </w:pPrChange>
      </w:pPr>
      <w:ins w:id="197" w:author="Rick Strahl" w:date="2018-07-29T16:34:00Z">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()=&gt;toggleCompleted(</w:t>
        </w:r>
        <w:r>
          <w:rPr>
            <w:rFonts w:cs="Consolas"/>
            <w:color w:val="FF0000"/>
            <w:sz w:val="19"/>
            <w:szCs w:val="19"/>
          </w:rPr>
          <w:t>todo</w:t>
        </w:r>
        <w:r>
          <w:rPr>
            <w:rFonts w:cs="Consolas"/>
            <w:sz w:val="19"/>
            <w:szCs w:val="19"/>
          </w:rPr>
          <w:t>)</w:t>
        </w:r>
        <w:r>
          <w:rPr>
            <w:rFonts w:cs="Consolas"/>
            <w:sz w:val="19"/>
            <w:szCs w:val="19"/>
            <w:highlight w:val="yellow"/>
          </w:rPr>
          <w:t>)</w:t>
        </w:r>
        <w:r>
          <w:rPr>
            <w:rFonts w:cs="Consolas"/>
            <w:color w:val="0000FF"/>
            <w:sz w:val="19"/>
            <w:szCs w:val="19"/>
          </w:rPr>
          <w:t>"&gt;</w:t>
        </w:r>
      </w:ins>
      <w:del w:id="198" w:author="Rick Strahl" w:date="2018-07-29T16:34:00Z">
        <w:r w:rsidR="00116847" w:rsidRPr="009E46DA" w:rsidDel="001C31A2">
          <w:rPr>
            <w:rStyle w:val="KeywordTok"/>
            <w:b w:val="0"/>
            <w:color w:val="000000"/>
            <w:sz w:val="19"/>
          </w:rPr>
          <w:delText>&lt;div</w:delText>
        </w:r>
        <w:r w:rsidR="00116847" w:rsidRPr="009E46DA" w:rsidDel="001C31A2">
          <w:rPr>
            <w:rStyle w:val="OtherTok"/>
            <w:color w:val="000000"/>
            <w:sz w:val="19"/>
          </w:rPr>
          <w:delText xml:space="preserve"> class=</w:delText>
        </w:r>
        <w:r w:rsidR="00116847" w:rsidRPr="009E46DA" w:rsidDel="001C31A2">
          <w:rPr>
            <w:rStyle w:val="StringTok"/>
            <w:color w:val="000000"/>
            <w:sz w:val="19"/>
          </w:rPr>
          <w:delText>"pull-left"</w:delText>
        </w:r>
        <w:r w:rsidR="00116847" w:rsidRPr="009E46DA" w:rsidDel="001C31A2">
          <w:rPr>
            <w:rStyle w:val="NormalTok"/>
            <w:sz w:val="19"/>
          </w:rPr>
          <w:delText xml:space="preserve"> </w:delText>
        </w:r>
      </w:del>
    </w:p>
    <w:p w14:paraId="70FB63E8" w14:textId="612C73C1" w:rsidR="00116847" w:rsidRPr="009E46DA" w:rsidDel="001C31A2" w:rsidRDefault="00116847" w:rsidP="001C31A2">
      <w:pPr>
        <w:pStyle w:val="CodeSnippet"/>
        <w:rPr>
          <w:del w:id="199" w:author="Rick Strahl" w:date="2018-07-29T16:34:00Z"/>
          <w:sz w:val="19"/>
        </w:rPr>
        <w:pPrChange w:id="200" w:author="Rick Strahl" w:date="2018-07-29T16:35:00Z">
          <w:pPr>
            <w:pStyle w:val="CodeSnippet"/>
          </w:pPr>
        </w:pPrChange>
      </w:pPr>
      <w:del w:id="201" w:author="Rick Strahl" w:date="2018-07-29T16:34:00Z">
        <w:r w:rsidRPr="009E46DA" w:rsidDel="001C31A2">
          <w:rPr>
            <w:rStyle w:val="OtherTok"/>
            <w:color w:val="000000"/>
            <w:sz w:val="19"/>
          </w:rPr>
          <w:delText xml:space="preserve">     onclick=</w:delText>
        </w:r>
        <w:r w:rsidRPr="009E46DA" w:rsidDel="001C31A2">
          <w:rPr>
            <w:rStyle w:val="StringTok"/>
            <w:color w:val="000000"/>
            <w:sz w:val="19"/>
          </w:rPr>
          <w:delText>"@(()=&gt;toggleCompleted(todo))"</w:delText>
        </w:r>
        <w:r w:rsidRPr="009E46DA" w:rsidDel="001C31A2">
          <w:rPr>
            <w:rStyle w:val="KeywordTok"/>
            <w:b w:val="0"/>
            <w:color w:val="000000"/>
            <w:sz w:val="19"/>
          </w:rPr>
          <w:delText>&gt;</w:delText>
        </w:r>
      </w:del>
    </w:p>
    <w:bookmarkEnd w:id="193"/>
    <w:p w14:paraId="7A9835CF" w14:textId="77777777" w:rsidR="009E46DA" w:rsidRDefault="009E46DA" w:rsidP="001C31A2">
      <w:pPr>
        <w:pStyle w:val="CodeSnippet"/>
        <w:pPrChange w:id="202" w:author="Rick Strahl" w:date="2018-07-29T16:35:00Z">
          <w:pPr>
            <w:pStyle w:val="BodyText"/>
          </w:pPr>
        </w:pPrChange>
      </w:pPr>
    </w:p>
    <w:p w14:paraId="11D56579" w14:textId="77777777" w:rsidR="001C31A2" w:rsidRDefault="001C31A2" w:rsidP="006B3598">
      <w:pPr>
        <w:pStyle w:val="BodyText"/>
        <w:rPr>
          <w:ins w:id="203" w:author="Rick Strahl" w:date="2018-07-29T16:35:00Z"/>
        </w:rPr>
      </w:pPr>
    </w:p>
    <w:p w14:paraId="7734BF14" w14:textId="42B0C07D" w:rsidR="00116847" w:rsidRDefault="00116847" w:rsidP="006B3598">
      <w:pPr>
        <w:pStyle w:val="BodyText"/>
      </w:pPr>
      <w:r>
        <w:t xml:space="preserve">Note that you can pass the proper context to the </w:t>
      </w:r>
      <w:proofErr w:type="spellStart"/>
      <w:proofErr w:type="gramStart"/>
      <w:r w:rsidRPr="006B3598">
        <w:rPr>
          <w:b/>
        </w:rPr>
        <w:t>toggleCompleted</w:t>
      </w:r>
      <w:proofErr w:type="spellEnd"/>
      <w:r w:rsidR="006B3598" w:rsidRPr="006B3598">
        <w:rPr>
          <w:b/>
        </w:rPr>
        <w:t>(</w:t>
      </w:r>
      <w:proofErr w:type="gramEnd"/>
      <w:r w:rsidR="006B3598" w:rsidRPr="006B3598">
        <w:rPr>
          <w:b/>
        </w:rPr>
        <w:t>)</w:t>
      </w:r>
      <w:r w:rsidR="006B3598">
        <w:t xml:space="preserve"> </w:t>
      </w:r>
      <w:r>
        <w:t>method</w:t>
      </w:r>
      <w:r w:rsidR="009E46DA">
        <w:t>,</w:t>
      </w:r>
      <w:r>
        <w:t xml:space="preserve"> which can now be super simple:</w:t>
      </w:r>
    </w:p>
    <w:p w14:paraId="447A0918" w14:textId="77777777" w:rsidR="006B3598" w:rsidRDefault="006B3598" w:rsidP="006B3598">
      <w:pPr>
        <w:pStyle w:val="BodyText"/>
      </w:pPr>
    </w:p>
    <w:p w14:paraId="04EF21B0" w14:textId="58956F22" w:rsidR="006B3598" w:rsidDel="001C31A2" w:rsidRDefault="006B3598" w:rsidP="006B3598">
      <w:pPr>
        <w:pStyle w:val="CodeSnippet"/>
        <w:rPr>
          <w:del w:id="204" w:author="Rick Strahl" w:date="2018-07-29T16:35:00Z"/>
        </w:rPr>
      </w:pPr>
    </w:p>
    <w:p w14:paraId="460C5C6B" w14:textId="77777777" w:rsidR="006B3598" w:rsidRDefault="006B3598" w:rsidP="006B3598">
      <w:pPr>
        <w:pStyle w:val="CodeSnippet"/>
        <w:rPr>
          <w:rFonts w:cs="Consolas"/>
          <w:sz w:val="19"/>
          <w:szCs w:val="19"/>
        </w:rPr>
      </w:pPr>
      <w:r>
        <w:rPr>
          <w:rFonts w:cs="Consolas"/>
          <w:color w:val="0000FF"/>
          <w:sz w:val="19"/>
          <w:szCs w:val="19"/>
        </w:rPr>
        <w:t>void</w:t>
      </w:r>
      <w:r>
        <w:rPr>
          <w:rFonts w:cs="Consolas"/>
          <w:sz w:val="19"/>
          <w:szCs w:val="19"/>
        </w:rPr>
        <w:t xml:space="preserve"> toggleCompleted(TodoItem todo)</w:t>
      </w:r>
    </w:p>
    <w:p w14:paraId="63425F1E" w14:textId="77777777" w:rsidR="006B3598" w:rsidRDefault="006B3598" w:rsidP="006B3598">
      <w:pPr>
        <w:pStyle w:val="CodeSnippet"/>
        <w:rPr>
          <w:rFonts w:cs="Consolas"/>
          <w:sz w:val="19"/>
          <w:szCs w:val="19"/>
        </w:rPr>
      </w:pPr>
      <w:r>
        <w:rPr>
          <w:rFonts w:cs="Consolas"/>
          <w:sz w:val="19"/>
          <w:szCs w:val="19"/>
        </w:rPr>
        <w:t>{</w:t>
      </w:r>
    </w:p>
    <w:p w14:paraId="0447F178" w14:textId="77777777" w:rsidR="006B3598" w:rsidRDefault="006B3598" w:rsidP="006B3598">
      <w:pPr>
        <w:pStyle w:val="CodeSnippet"/>
        <w:rPr>
          <w:rFonts w:cs="Consolas"/>
          <w:sz w:val="19"/>
          <w:szCs w:val="19"/>
        </w:rPr>
      </w:pPr>
      <w:r>
        <w:rPr>
          <w:rFonts w:cs="Consolas"/>
          <w:sz w:val="19"/>
          <w:szCs w:val="19"/>
        </w:rPr>
        <w:t xml:space="preserve">    todo.Completed = !todo.Completed;</w:t>
      </w:r>
    </w:p>
    <w:p w14:paraId="57074DD4" w14:textId="77777777" w:rsidR="006B3598" w:rsidRDefault="006B3598" w:rsidP="006B3598">
      <w:pPr>
        <w:pStyle w:val="CodeSnippet"/>
        <w:rPr>
          <w:rFonts w:cs="Consolas"/>
          <w:sz w:val="19"/>
          <w:szCs w:val="19"/>
        </w:rPr>
      </w:pPr>
      <w:r>
        <w:rPr>
          <w:rFonts w:cs="Consolas"/>
          <w:sz w:val="19"/>
          <w:szCs w:val="19"/>
        </w:rPr>
        <w:t>}</w:t>
      </w:r>
    </w:p>
    <w:p w14:paraId="39AF4B81" w14:textId="77777777" w:rsidR="006B3598" w:rsidRDefault="006B3598" w:rsidP="006B3598">
      <w:pPr>
        <w:pStyle w:val="BodyText"/>
      </w:pPr>
    </w:p>
    <w:p w14:paraId="4DFFA120" w14:textId="5FEEA5CB" w:rsidR="001C31A2" w:rsidRDefault="001C31A2" w:rsidP="006B3598">
      <w:pPr>
        <w:pStyle w:val="BodyText"/>
        <w:rPr>
          <w:ins w:id="205" w:author="Rick Strahl" w:date="2018-07-29T16:38:00Z"/>
        </w:rPr>
      </w:pPr>
      <w:ins w:id="206" w:author="Rick Strahl" w:date="2018-07-29T16:36:00Z">
        <w:r>
          <w:t>Or even simpler:</w:t>
        </w:r>
      </w:ins>
    </w:p>
    <w:p w14:paraId="615B506F" w14:textId="77777777" w:rsidR="0084180B" w:rsidRDefault="0084180B" w:rsidP="006B3598">
      <w:pPr>
        <w:pStyle w:val="BodyText"/>
        <w:rPr>
          <w:ins w:id="207" w:author="Rick Strahl" w:date="2018-07-29T16:36:00Z"/>
        </w:rPr>
      </w:pPr>
    </w:p>
    <w:p w14:paraId="1E342078" w14:textId="77777777" w:rsidR="001C31A2" w:rsidRDefault="001C31A2" w:rsidP="001C31A2">
      <w:pPr>
        <w:pStyle w:val="CodeSnippet"/>
        <w:rPr>
          <w:ins w:id="208" w:author="Rick Strahl" w:date="2018-07-29T16:37:00Z"/>
          <w:rFonts w:cs="Consolas"/>
          <w:sz w:val="19"/>
          <w:szCs w:val="19"/>
        </w:rPr>
      </w:pPr>
      <w:ins w:id="209" w:author="Rick Strahl" w:date="2018-07-29T16:36:00Z">
        <w:r>
          <w:rPr>
            <w:rFonts w:cs="Consolas"/>
            <w:color w:val="0000FF"/>
            <w:sz w:val="19"/>
            <w:szCs w:val="19"/>
          </w:rPr>
          <w:t>&lt;</w:t>
        </w:r>
        <w:r>
          <w:rPr>
            <w:rFonts w:cs="Consolas"/>
            <w:b/>
            <w:bCs/>
            <w:color w:val="80008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="pull-left"</w:t>
        </w:r>
        <w:r>
          <w:rPr>
            <w:rFonts w:cs="Consolas"/>
            <w:sz w:val="19"/>
            <w:szCs w:val="19"/>
          </w:rPr>
          <w:t xml:space="preserve"> </w:t>
        </w:r>
      </w:ins>
    </w:p>
    <w:p w14:paraId="6730F215" w14:textId="77777777" w:rsidR="0084180B" w:rsidRDefault="001C31A2" w:rsidP="0084180B">
      <w:pPr>
        <w:pStyle w:val="CodeSnippet"/>
        <w:rPr>
          <w:ins w:id="210" w:author="Rick Strahl" w:date="2018-07-29T16:38:00Z"/>
          <w:rFonts w:cs="Consolas"/>
          <w:sz w:val="19"/>
          <w:szCs w:val="19"/>
        </w:rPr>
      </w:pPr>
      <w:ins w:id="211" w:author="Rick Strahl" w:date="2018-07-29T16:37:00Z">
        <w:r>
          <w:rPr>
            <w:rFonts w:cs="Consolas"/>
            <w:b/>
            <w:bCs/>
            <w:color w:val="800080"/>
            <w:sz w:val="19"/>
            <w:szCs w:val="19"/>
          </w:rPr>
          <w:t xml:space="preserve">     </w:t>
        </w:r>
      </w:ins>
      <w:ins w:id="212" w:author="Rick Strahl" w:date="2018-07-29T16:36:00Z">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w:t>
        </w:r>
      </w:ins>
      <w:ins w:id="213" w:author="Rick Strahl" w:date="2018-07-29T16:38:00Z">
        <w:r w:rsidR="0084180B">
          <w:rPr>
            <w:rFonts w:cs="Consolas"/>
            <w:sz w:val="19"/>
            <w:szCs w:val="19"/>
          </w:rPr>
          <w:t xml:space="preserve">=&gt; </w:t>
        </w:r>
      </w:ins>
      <w:ins w:id="214" w:author="Rick Strahl" w:date="2018-07-29T16:36:00Z">
        <w:r>
          <w:rPr>
            <w:rFonts w:cs="Consolas"/>
            <w:sz w:val="19"/>
            <w:szCs w:val="19"/>
          </w:rPr>
          <w:t>todo.Completed</w:t>
        </w:r>
      </w:ins>
      <w:ins w:id="215" w:author="Rick Strahl" w:date="2018-07-29T16:38:00Z">
        <w:r w:rsidR="0084180B">
          <w:rPr>
            <w:rFonts w:cs="Consolas"/>
            <w:sz w:val="19"/>
            <w:szCs w:val="19"/>
          </w:rPr>
          <w:t xml:space="preserve"> </w:t>
        </w:r>
      </w:ins>
      <w:ins w:id="216" w:author="Rick Strahl" w:date="2018-07-29T16:37:00Z">
        <w:r w:rsidR="0084180B">
          <w:rPr>
            <w:rFonts w:cs="Consolas"/>
            <w:sz w:val="19"/>
            <w:szCs w:val="19"/>
          </w:rPr>
          <w:t>=</w:t>
        </w:r>
      </w:ins>
    </w:p>
    <w:p w14:paraId="40176E25" w14:textId="77C04A99" w:rsidR="001C31A2" w:rsidRPr="001C31A2" w:rsidRDefault="0084180B" w:rsidP="0084180B">
      <w:pPr>
        <w:pStyle w:val="CodeSnippet"/>
        <w:rPr>
          <w:ins w:id="217" w:author="Rick Strahl" w:date="2018-07-29T16:36:00Z"/>
          <w:rFonts w:cs="Consolas"/>
          <w:sz w:val="19"/>
          <w:szCs w:val="19"/>
          <w:rPrChange w:id="218" w:author="Rick Strahl" w:date="2018-07-29T16:37:00Z">
            <w:rPr>
              <w:ins w:id="219" w:author="Rick Strahl" w:date="2018-07-29T16:36:00Z"/>
            </w:rPr>
          </w:rPrChange>
        </w:rPr>
        <w:pPrChange w:id="220" w:author="Rick Strahl" w:date="2018-07-29T16:37:00Z">
          <w:pPr>
            <w:pStyle w:val="BodyText"/>
          </w:pPr>
        </w:pPrChange>
      </w:pPr>
      <w:ins w:id="221" w:author="Rick Strahl" w:date="2018-07-29T16:38:00Z">
        <w:r>
          <w:rPr>
            <w:rFonts w:cs="Consolas"/>
            <w:b/>
            <w:bCs/>
            <w:color w:val="800080"/>
            <w:sz w:val="19"/>
            <w:szCs w:val="19"/>
          </w:rPr>
          <w:t xml:space="preserve">                    </w:t>
        </w:r>
      </w:ins>
      <w:ins w:id="222" w:author="Rick Strahl" w:date="2018-07-29T16:36:00Z">
        <w:r w:rsidR="001C31A2">
          <w:rPr>
            <w:rFonts w:cs="Consolas"/>
            <w:sz w:val="19"/>
            <w:szCs w:val="19"/>
          </w:rPr>
          <w:t>!todo.Completed</w:t>
        </w:r>
        <w:r w:rsidR="001C31A2">
          <w:rPr>
            <w:rFonts w:cs="Consolas"/>
            <w:sz w:val="19"/>
            <w:szCs w:val="19"/>
            <w:highlight w:val="yellow"/>
          </w:rPr>
          <w:t>)</w:t>
        </w:r>
        <w:r w:rsidR="001C31A2">
          <w:rPr>
            <w:rFonts w:cs="Consolas"/>
            <w:color w:val="0000FF"/>
            <w:sz w:val="19"/>
            <w:szCs w:val="19"/>
          </w:rPr>
          <w:t>"&gt;</w:t>
        </w:r>
      </w:ins>
    </w:p>
    <w:p w14:paraId="7F58EE61" w14:textId="4D047E63" w:rsidR="001C31A2" w:rsidRDefault="001C31A2" w:rsidP="006B3598">
      <w:pPr>
        <w:pStyle w:val="BodyText"/>
        <w:rPr>
          <w:ins w:id="223" w:author="Rick Strahl" w:date="2018-07-29T16:36:00Z"/>
        </w:rPr>
      </w:pPr>
      <w:ins w:id="224" w:author="Rick Strahl" w:date="2018-07-29T16:37:00Z">
        <w:r>
          <w:t xml:space="preserve">      </w:t>
        </w:r>
      </w:ins>
    </w:p>
    <w:p w14:paraId="576107EE" w14:textId="05E0C1E8" w:rsidR="00116847" w:rsidRPr="006B3598" w:rsidRDefault="00116847" w:rsidP="006B3598">
      <w:pPr>
        <w:pStyle w:val="BodyText"/>
      </w:pPr>
      <w:r w:rsidRPr="006B3598">
        <w:t xml:space="preserve">Updating the </w:t>
      </w:r>
      <w:r w:rsidRPr="006B3598">
        <w:rPr>
          <w:rStyle w:val="VerbatimChar"/>
          <w:rFonts w:ascii="Calibri" w:hAnsi="Calibri"/>
          <w:b/>
          <w:sz w:val="20"/>
        </w:rPr>
        <w:t>Completed</w:t>
      </w:r>
      <w:r w:rsidRPr="006B3598">
        <w:t xml:space="preserve"> property updates the underlying </w:t>
      </w:r>
      <w:proofErr w:type="spellStart"/>
      <w:r w:rsidRPr="006B3598">
        <w:rPr>
          <w:rStyle w:val="VerbatimChar"/>
          <w:rFonts w:ascii="Calibri" w:hAnsi="Calibri"/>
          <w:b/>
          <w:sz w:val="20"/>
        </w:rPr>
        <w:t>todoItem</w:t>
      </w:r>
      <w:proofErr w:type="spellEnd"/>
      <w:r w:rsidRPr="006B3598">
        <w:t xml:space="preserve"> and the event triggers a UI refresh so the page is immediately updated and the </w:t>
      </w:r>
      <w:proofErr w:type="spellStart"/>
      <w:r w:rsidRPr="006B3598">
        <w:rPr>
          <w:b/>
        </w:rPr>
        <w:t>Todo</w:t>
      </w:r>
      <w:proofErr w:type="spellEnd"/>
      <w:r w:rsidRPr="006B3598">
        <w:t xml:space="preserve"> item </w:t>
      </w:r>
      <w:ins w:id="225" w:author="Rick Strahl" w:date="2018-07-29T16:38:00Z">
        <w:r w:rsidR="0084180B">
          <w:t xml:space="preserve">in the list </w:t>
        </w:r>
      </w:ins>
      <w:r w:rsidRPr="006B3598">
        <w:t xml:space="preserve">is displayed as </w:t>
      </w:r>
      <w:del w:id="226" w:author="Rick Strahl" w:date="2018-07-29T16:38:00Z">
        <w:r w:rsidRPr="006B3598" w:rsidDel="0084180B">
          <w:delText xml:space="preserve">a </w:delText>
        </w:r>
      </w:del>
      <w:r w:rsidRPr="006B3598">
        <w:t xml:space="preserve">completed </w:t>
      </w:r>
      <w:del w:id="227" w:author="Rick Strahl" w:date="2018-07-29T16:38:00Z">
        <w:r w:rsidRPr="006B3598" w:rsidDel="0084180B">
          <w:delText xml:space="preserve">item </w:delText>
        </w:r>
      </w:del>
      <w:r w:rsidRPr="006B3598">
        <w:t xml:space="preserve">with </w:t>
      </w:r>
      <w:ins w:id="228" w:author="Rick Strahl" w:date="2018-07-29T16:38:00Z">
        <w:r w:rsidR="0084180B">
          <w:t xml:space="preserve">appropriate </w:t>
        </w:r>
      </w:ins>
      <w:r w:rsidRPr="006B3598">
        <w:t xml:space="preserve">CSS </w:t>
      </w:r>
      <w:ins w:id="229" w:author="Rick Strahl" w:date="2018-07-29T16:39:00Z">
        <w:r w:rsidR="0084180B">
          <w:t>class</w:t>
        </w:r>
      </w:ins>
      <w:del w:id="230" w:author="Rick Strahl" w:date="2018-07-29T16:39:00Z">
        <w:r w:rsidRPr="006B3598" w:rsidDel="0084180B">
          <w:delText>styling</w:delText>
        </w:r>
      </w:del>
      <w:r w:rsidRPr="006B3598">
        <w:t xml:space="preserve"> applied</w:t>
      </w:r>
      <w:del w:id="231" w:author="Rick Strahl" w:date="2018-07-29T16:39:00Z">
        <w:r w:rsidRPr="006B3598" w:rsidDel="0084180B">
          <w:delText xml:space="preserve"> for the </w:delText>
        </w:r>
        <w:r w:rsidRPr="006B3598" w:rsidDel="0084180B">
          <w:rPr>
            <w:rStyle w:val="VerbatimChar"/>
            <w:rFonts w:ascii="Calibri" w:hAnsi="Calibri"/>
            <w:sz w:val="20"/>
          </w:rPr>
          <w:delText>completed</w:delText>
        </w:r>
        <w:r w:rsidRPr="006B3598" w:rsidDel="0084180B">
          <w:delText xml:space="preserve"> CSS class</w:delText>
        </w:r>
      </w:del>
      <w:r w:rsidRPr="006B3598">
        <w:t>.</w:t>
      </w:r>
    </w:p>
    <w:p w14:paraId="13D00D9E" w14:textId="77777777" w:rsidR="006B3598" w:rsidRDefault="006B3598" w:rsidP="006B3598">
      <w:pPr>
        <w:pStyle w:val="BodyText"/>
      </w:pPr>
    </w:p>
    <w:p w14:paraId="407A1884" w14:textId="31CA5794" w:rsidR="00116847" w:rsidRDefault="00116847" w:rsidP="00116847">
      <w:pPr>
        <w:pStyle w:val="BodyText"/>
      </w:pPr>
      <w:r>
        <w:t>Likewise</w:t>
      </w:r>
      <w:r w:rsidR="009E46DA">
        <w:t>,</w:t>
      </w:r>
      <w:r>
        <w:t xml:space="preserve"> to remove an item is as simple as passing</w:t>
      </w:r>
      <w:ins w:id="232" w:author="Rick Strahl" w:date="2018-07-29T16:39:00Z">
        <w:r w:rsidR="0084180B">
          <w:t xml:space="preserve"> the item</w:t>
        </w:r>
      </w:ins>
      <w:r w:rsidR="006B3598">
        <w:t>:</w:t>
      </w:r>
    </w:p>
    <w:p w14:paraId="7675042C" w14:textId="77777777" w:rsidR="006B3598" w:rsidRDefault="006B3598" w:rsidP="00116847">
      <w:pPr>
        <w:pStyle w:val="BodyText"/>
      </w:pPr>
    </w:p>
    <w:p w14:paraId="2847C15F"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fa-remove"</w:t>
      </w:r>
    </w:p>
    <w:p w14:paraId="63D218AD" w14:textId="4C8B879C" w:rsidR="006B3598" w:rsidRDefault="006B3598" w:rsidP="006B3598">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w:t>
      </w:r>
      <w:del w:id="233" w:author="Rick Strahl" w:date="2018-07-29T16:39:00Z">
        <w:r w:rsidDel="0084180B">
          <w:rPr>
            <w:rFonts w:cs="Consolas"/>
            <w:sz w:val="19"/>
            <w:szCs w:val="19"/>
          </w:rPr>
          <w:delText xml:space="preserve"> </w:delText>
        </w:r>
      </w:del>
      <w:r>
        <w:rPr>
          <w:rFonts w:cs="Consolas"/>
          <w:sz w:val="19"/>
          <w:szCs w:val="19"/>
        </w:rPr>
        <w:t>=&gt;</w:t>
      </w:r>
      <w:ins w:id="234" w:author="Rick Strahl" w:date="2018-07-29T16:39:00Z">
        <w:r w:rsidR="0084180B">
          <w:rPr>
            <w:rFonts w:cs="Consolas"/>
            <w:sz w:val="19"/>
            <w:szCs w:val="19"/>
          </w:rPr>
          <w:t>todoItems.Remove(todo)</w:t>
        </w:r>
      </w:ins>
      <w:del w:id="235" w:author="Rick Strahl" w:date="2018-07-29T16:39:00Z">
        <w:r w:rsidDel="0084180B">
          <w:rPr>
            <w:rFonts w:cs="Consolas"/>
            <w:sz w:val="19"/>
            <w:szCs w:val="19"/>
          </w:rPr>
          <w:delText xml:space="preserve"> removeTodo(todo)</w:delText>
        </w:r>
      </w:del>
      <w:r>
        <w:rPr>
          <w:rFonts w:cs="Consolas"/>
          <w:sz w:val="19"/>
          <w:szCs w:val="19"/>
          <w:highlight w:val="yellow"/>
        </w:rPr>
        <w:t>)</w:t>
      </w:r>
      <w:r>
        <w:rPr>
          <w:rFonts w:cs="Consolas"/>
          <w:color w:val="0000FF"/>
          <w:sz w:val="19"/>
          <w:szCs w:val="19"/>
        </w:rPr>
        <w:t>"&gt;</w:t>
      </w:r>
    </w:p>
    <w:p w14:paraId="0E098369"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i</w:t>
      </w:r>
      <w:r>
        <w:rPr>
          <w:rFonts w:cs="Consolas"/>
          <w:color w:val="0000FF"/>
          <w:sz w:val="19"/>
          <w:szCs w:val="19"/>
        </w:rPr>
        <w:t>&gt;</w:t>
      </w:r>
    </w:p>
    <w:p w14:paraId="37A28CB5" w14:textId="77777777" w:rsidR="006B3598" w:rsidRDefault="006B3598" w:rsidP="006B3598">
      <w:pPr>
        <w:pStyle w:val="BodyText"/>
      </w:pPr>
    </w:p>
    <w:p w14:paraId="7A3E49E1" w14:textId="2E681564" w:rsidR="00116847" w:rsidDel="0084180B" w:rsidRDefault="009E46DA" w:rsidP="006B3598">
      <w:pPr>
        <w:pStyle w:val="BodyText"/>
        <w:rPr>
          <w:del w:id="236" w:author="Rick Strahl" w:date="2018-07-29T16:40:00Z"/>
        </w:rPr>
      </w:pPr>
      <w:del w:id="237" w:author="Rick Strahl" w:date="2018-07-29T16:40:00Z">
        <w:r w:rsidDel="0084180B">
          <w:delText>You also pass</w:delText>
        </w:r>
        <w:r w:rsidR="00116847" w:rsidDel="0084180B">
          <w:delText xml:space="preserve"> the corresponding handler method:</w:delText>
        </w:r>
      </w:del>
    </w:p>
    <w:p w14:paraId="0B813210" w14:textId="6A096927" w:rsidR="006B3598" w:rsidDel="0084180B" w:rsidRDefault="006B3598" w:rsidP="006B3598">
      <w:pPr>
        <w:pStyle w:val="BodyText"/>
        <w:rPr>
          <w:del w:id="238" w:author="Rick Strahl" w:date="2018-07-29T16:40:00Z"/>
        </w:rPr>
      </w:pPr>
    </w:p>
    <w:p w14:paraId="3DE8FE97" w14:textId="21289186" w:rsidR="006B3598" w:rsidDel="0084180B" w:rsidRDefault="006B3598" w:rsidP="006B3598">
      <w:pPr>
        <w:pStyle w:val="CodeSnippet"/>
        <w:rPr>
          <w:del w:id="239" w:author="Rick Strahl" w:date="2018-07-29T16:40:00Z"/>
        </w:rPr>
      </w:pPr>
      <w:del w:id="240" w:author="Rick Strahl" w:date="2018-07-29T16:40:00Z">
        <w:r w:rsidDel="0084180B">
          <w:rPr>
            <w:color w:val="0000FF"/>
          </w:rPr>
          <w:delText>void</w:delText>
        </w:r>
        <w:r w:rsidDel="0084180B">
          <w:delText xml:space="preserve"> removeTodo(TodoItem todo) =&gt;</w:delText>
        </w:r>
      </w:del>
    </w:p>
    <w:p w14:paraId="2E7BB2C2" w14:textId="2C6393CD" w:rsidR="006B3598" w:rsidDel="0084180B" w:rsidRDefault="006B3598" w:rsidP="006B3598">
      <w:pPr>
        <w:pStyle w:val="CodeSnippet"/>
        <w:rPr>
          <w:del w:id="241" w:author="Rick Strahl" w:date="2018-07-29T16:40:00Z"/>
        </w:rPr>
      </w:pPr>
      <w:del w:id="242" w:author="Rick Strahl" w:date="2018-07-29T16:40:00Z">
        <w:r w:rsidDel="0084180B">
          <w:delText xml:space="preserve">    todoItems.Remove(todo);</w:delText>
        </w:r>
      </w:del>
    </w:p>
    <w:p w14:paraId="49DFDCE6" w14:textId="0329FC50" w:rsidR="006B3598" w:rsidDel="0084180B" w:rsidRDefault="006B3598" w:rsidP="006B3598">
      <w:pPr>
        <w:pStyle w:val="BodyText"/>
        <w:rPr>
          <w:del w:id="243" w:author="Rick Strahl" w:date="2018-07-29T16:40:00Z"/>
        </w:rPr>
      </w:pPr>
    </w:p>
    <w:p w14:paraId="578A4205" w14:textId="04A73A38" w:rsidR="00116847" w:rsidRDefault="00116847" w:rsidP="006B3598">
      <w:pPr>
        <w:pStyle w:val="BodyText"/>
      </w:pPr>
      <w:r>
        <w:t>This behavior is very similar to the way frameworks like Angular work but it makes for a very easy way to work with events and pass proper context between components and event handlers.</w:t>
      </w:r>
    </w:p>
    <w:p w14:paraId="1E713B6E" w14:textId="77777777" w:rsidR="009E46DA" w:rsidRDefault="009E46DA" w:rsidP="006B3598">
      <w:pPr>
        <w:pStyle w:val="BodyText"/>
      </w:pPr>
    </w:p>
    <w:p w14:paraId="6E13B0A6" w14:textId="77777777" w:rsidR="00116847" w:rsidRDefault="00116847" w:rsidP="00116847">
      <w:pPr>
        <w:pStyle w:val="Heading3"/>
      </w:pPr>
      <w:bookmarkStart w:id="244" w:name="handling-user-input"/>
      <w:bookmarkEnd w:id="244"/>
      <w:r>
        <w:lastRenderedPageBreak/>
        <w:t>Handling User Input</w:t>
      </w:r>
    </w:p>
    <w:p w14:paraId="046CD3A8" w14:textId="200AB885" w:rsidR="00116847" w:rsidRDefault="00116847" w:rsidP="006B3598">
      <w:pPr>
        <w:pStyle w:val="BodyText"/>
      </w:pPr>
      <w:r w:rsidRPr="006B3598">
        <w:t xml:space="preserve">Let's add the ability to add new </w:t>
      </w:r>
      <w:proofErr w:type="spellStart"/>
      <w:r w:rsidRPr="006B3598">
        <w:t>To</w:t>
      </w:r>
      <w:r w:rsidR="009E46DA">
        <w:t>D</w:t>
      </w:r>
      <w:r w:rsidRPr="006B3598">
        <w:t>o</w:t>
      </w:r>
      <w:proofErr w:type="spellEnd"/>
      <w:r w:rsidRPr="006B3598">
        <w:t xml:space="preserve"> items to the list, which is also very easy to do. First let</w:t>
      </w:r>
      <w:r w:rsidR="009E46DA">
        <w:t>’</w:t>
      </w:r>
      <w:r w:rsidRPr="006B3598">
        <w:t xml:space="preserve">s add another property to </w:t>
      </w:r>
      <w:r w:rsidR="009E46DA">
        <w:t>the</w:t>
      </w:r>
      <w:r w:rsidRPr="006B3598">
        <w:t xml:space="preserve"> page called </w:t>
      </w:r>
      <w:proofErr w:type="spellStart"/>
      <w:r w:rsidRPr="006B3598">
        <w:rPr>
          <w:rStyle w:val="VerbatimChar"/>
          <w:rFonts w:ascii="Calibri" w:hAnsi="Calibri"/>
          <w:b/>
          <w:sz w:val="20"/>
        </w:rPr>
        <w:t>activeTodo</w:t>
      </w:r>
      <w:proofErr w:type="spellEnd"/>
      <w:r w:rsidR="009E46DA">
        <w:rPr>
          <w:rStyle w:val="VerbatimChar"/>
          <w:rFonts w:ascii="Calibri" w:hAnsi="Calibri"/>
          <w:b/>
          <w:sz w:val="20"/>
        </w:rPr>
        <w:t>,</w:t>
      </w:r>
      <w:r w:rsidRPr="006B3598">
        <w:t xml:space="preserve"> which is the </w:t>
      </w:r>
      <w:proofErr w:type="spellStart"/>
      <w:r w:rsidR="009E46DA">
        <w:t>T</w:t>
      </w:r>
      <w:r w:rsidRPr="006B3598">
        <w:t>o</w:t>
      </w:r>
      <w:r w:rsidR="009E46DA">
        <w:t>D</w:t>
      </w:r>
      <w:r w:rsidRPr="006B3598">
        <w:t>o</w:t>
      </w:r>
      <w:proofErr w:type="spellEnd"/>
      <w:r w:rsidRPr="006B3598">
        <w:t xml:space="preserve"> displayed in the editor:</w:t>
      </w:r>
    </w:p>
    <w:p w14:paraId="7C2440E1" w14:textId="77777777" w:rsidR="006B3598" w:rsidRPr="006B3598" w:rsidRDefault="006B3598" w:rsidP="006B3598">
      <w:pPr>
        <w:pStyle w:val="BodyText"/>
      </w:pPr>
    </w:p>
    <w:p w14:paraId="3EB46AE3" w14:textId="77777777" w:rsidR="006B3598" w:rsidRDefault="006B3598" w:rsidP="006B3598">
      <w:pPr>
        <w:pStyle w:val="CodeSnippet"/>
        <w:rPr>
          <w:rFonts w:cs="Consolas"/>
          <w:sz w:val="19"/>
          <w:szCs w:val="19"/>
        </w:rPr>
      </w:pPr>
      <w:r>
        <w:rPr>
          <w:rFonts w:cs="Consolas"/>
          <w:sz w:val="19"/>
          <w:szCs w:val="19"/>
        </w:rPr>
        <w:t xml:space="preserve">TodoItem activeTodo = </w:t>
      </w:r>
      <w:r>
        <w:rPr>
          <w:rFonts w:cs="Consolas"/>
          <w:color w:val="0000FF"/>
          <w:sz w:val="19"/>
          <w:szCs w:val="19"/>
        </w:rPr>
        <w:t>new</w:t>
      </w:r>
      <w:r>
        <w:rPr>
          <w:rFonts w:cs="Consolas"/>
          <w:sz w:val="19"/>
          <w:szCs w:val="19"/>
        </w:rPr>
        <w:t xml:space="preserve"> TodoItem()</w:t>
      </w:r>
    </w:p>
    <w:p w14:paraId="2A755391" w14:textId="77777777" w:rsidR="006B3598" w:rsidRDefault="006B3598" w:rsidP="006B3598">
      <w:pPr>
        <w:pStyle w:val="CodeSnippet"/>
        <w:rPr>
          <w:rFonts w:cs="Consolas"/>
          <w:sz w:val="19"/>
          <w:szCs w:val="19"/>
        </w:rPr>
      </w:pPr>
      <w:r>
        <w:rPr>
          <w:rFonts w:cs="Consolas"/>
          <w:sz w:val="19"/>
          <w:szCs w:val="19"/>
        </w:rPr>
        <w:t>{</w:t>
      </w:r>
    </w:p>
    <w:p w14:paraId="7213B7FE" w14:textId="77777777" w:rsidR="006B3598" w:rsidRDefault="006B3598" w:rsidP="006B3598">
      <w:pPr>
        <w:pStyle w:val="CodeSnippet"/>
        <w:rPr>
          <w:rFonts w:cs="Consolas"/>
          <w:sz w:val="19"/>
          <w:szCs w:val="19"/>
        </w:rPr>
      </w:pPr>
      <w:r>
        <w:rPr>
          <w:rFonts w:cs="Consolas"/>
          <w:sz w:val="19"/>
          <w:szCs w:val="19"/>
        </w:rPr>
        <w:t xml:space="preserve">    Title = </w:t>
      </w:r>
      <w:r>
        <w:rPr>
          <w:rFonts w:cs="Consolas"/>
          <w:color w:val="A31515"/>
          <w:sz w:val="19"/>
          <w:szCs w:val="19"/>
        </w:rPr>
        <w:t>"New ToDo"</w:t>
      </w:r>
      <w:r>
        <w:rPr>
          <w:rFonts w:cs="Consolas"/>
          <w:sz w:val="19"/>
          <w:szCs w:val="19"/>
        </w:rPr>
        <w:t>,</w:t>
      </w:r>
    </w:p>
    <w:p w14:paraId="79866EB3" w14:textId="77777777" w:rsidR="006B3598" w:rsidRDefault="006B3598" w:rsidP="006B3598">
      <w:pPr>
        <w:pStyle w:val="CodeSnippet"/>
        <w:rPr>
          <w:rFonts w:cs="Consolas"/>
          <w:sz w:val="19"/>
          <w:szCs w:val="19"/>
        </w:rPr>
      </w:pPr>
      <w:r>
        <w:rPr>
          <w:rFonts w:cs="Consolas"/>
          <w:sz w:val="19"/>
          <w:szCs w:val="19"/>
        </w:rPr>
        <w:t xml:space="preserve">    Description = </w:t>
      </w:r>
      <w:r>
        <w:rPr>
          <w:rFonts w:cs="Consolas"/>
          <w:color w:val="A31515"/>
          <w:sz w:val="19"/>
          <w:szCs w:val="19"/>
        </w:rPr>
        <w:t>"Get 'er done!"</w:t>
      </w:r>
    </w:p>
    <w:p w14:paraId="3551CABB" w14:textId="77777777" w:rsidR="006B3598" w:rsidRDefault="006B3598" w:rsidP="006B3598">
      <w:pPr>
        <w:pStyle w:val="CodeSnippet"/>
        <w:rPr>
          <w:rFonts w:cs="Consolas"/>
          <w:sz w:val="19"/>
          <w:szCs w:val="19"/>
        </w:rPr>
      </w:pPr>
      <w:r>
        <w:rPr>
          <w:rFonts w:cs="Consolas"/>
          <w:sz w:val="19"/>
          <w:szCs w:val="19"/>
        </w:rPr>
        <w:t>};</w:t>
      </w:r>
    </w:p>
    <w:p w14:paraId="0E0E26E9" w14:textId="77777777" w:rsidR="006B3598" w:rsidRDefault="006B3598" w:rsidP="006B3598">
      <w:pPr>
        <w:pStyle w:val="BodyText"/>
      </w:pPr>
    </w:p>
    <w:p w14:paraId="01E06805" w14:textId="1C89E851" w:rsidR="006B3598" w:rsidRDefault="00116847" w:rsidP="00FB15C0">
      <w:pPr>
        <w:pStyle w:val="BodyText"/>
        <w:rPr>
          <w:rFonts w:cs="Consolas"/>
          <w:sz w:val="19"/>
          <w:szCs w:val="19"/>
        </w:rPr>
      </w:pPr>
      <w:r>
        <w:t xml:space="preserve">The form in </w:t>
      </w:r>
      <w:r>
        <w:rPr>
          <w:b/>
        </w:rPr>
        <w:t xml:space="preserve">Listing </w:t>
      </w:r>
      <w:r w:rsidR="006B3598">
        <w:rPr>
          <w:b/>
        </w:rPr>
        <w:t>3</w:t>
      </w:r>
      <w:r>
        <w:t xml:space="preserve"> above the </w:t>
      </w:r>
      <w:proofErr w:type="spellStart"/>
      <w:r>
        <w:t>To</w:t>
      </w:r>
      <w:r w:rsidR="009E46DA">
        <w:t>D</w:t>
      </w:r>
      <w:r>
        <w:t>o</w:t>
      </w:r>
      <w:proofErr w:type="spellEnd"/>
      <w:r>
        <w:t xml:space="preserve"> list can then display and add new items in an editable input.</w:t>
      </w:r>
      <w:r w:rsidR="005E4AB6">
        <w:t xml:space="preserve"> </w:t>
      </w:r>
      <w:r w:rsidR="005E4AB6">
        <w:rPr>
          <w:b/>
        </w:rPr>
        <w:t>Figure 1</w:t>
      </w:r>
      <w:ins w:id="245" w:author="Rick Strahl" w:date="2018-07-29T16:40:00Z">
        <w:r w:rsidR="0084180B">
          <w:rPr>
            <w:b/>
          </w:rPr>
          <w:t>1</w:t>
        </w:r>
      </w:ins>
      <w:del w:id="246" w:author="Rick Strahl" w:date="2018-07-29T16:40:00Z">
        <w:r w:rsidR="005E4AB6" w:rsidDel="0084180B">
          <w:rPr>
            <w:b/>
          </w:rPr>
          <w:delText>0</w:delText>
        </w:r>
      </w:del>
      <w:r w:rsidR="005E4AB6">
        <w:t xml:space="preserve"> shows what this form looks like.</w:t>
      </w:r>
    </w:p>
    <w:p w14:paraId="7F117460" w14:textId="77777777" w:rsidR="009E46DA" w:rsidRDefault="009E46DA" w:rsidP="005E4AB6">
      <w:pPr>
        <w:pStyle w:val="Figure"/>
        <w:jc w:val="left"/>
      </w:pPr>
    </w:p>
    <w:p w14:paraId="1FFE7C89" w14:textId="2B268036" w:rsidR="00116847" w:rsidRDefault="00116847" w:rsidP="009E46DA">
      <w:pPr>
        <w:pStyle w:val="Figure"/>
      </w:pPr>
      <w:r w:rsidRPr="009E46DA">
        <w:rPr>
          <w:noProof/>
        </w:rPr>
        <w:drawing>
          <wp:inline distT="0" distB="0" distL="0" distR="0" wp14:anchorId="2A5CD35C" wp14:editId="46253009">
            <wp:extent cx="5334000" cy="296255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odoInputForm.png"/>
                    <pic:cNvPicPr>
                      <a:picLocks noChangeAspect="1" noChangeArrowheads="1"/>
                    </pic:cNvPicPr>
                  </pic:nvPicPr>
                  <pic:blipFill>
                    <a:blip r:embed="rId25"/>
                    <a:stretch>
                      <a:fillRect/>
                    </a:stretch>
                  </pic:blipFill>
                  <pic:spPr bwMode="auto">
                    <a:xfrm>
                      <a:off x="0" y="0"/>
                      <a:ext cx="5334000" cy="2962551"/>
                    </a:xfrm>
                    <a:prstGeom prst="rect">
                      <a:avLst/>
                    </a:prstGeom>
                    <a:noFill/>
                    <a:ln w="9525">
                      <a:noFill/>
                      <a:headEnd/>
                      <a:tailEnd/>
                    </a:ln>
                  </pic:spPr>
                </pic:pic>
              </a:graphicData>
            </a:graphic>
          </wp:inline>
        </w:drawing>
      </w:r>
    </w:p>
    <w:p w14:paraId="00FC46CD" w14:textId="777C2810" w:rsidR="00116847" w:rsidRDefault="00116847" w:rsidP="00E40FD7">
      <w:pPr>
        <w:pStyle w:val="FigureCaption"/>
      </w:pPr>
      <w:r>
        <w:rPr>
          <w:b/>
        </w:rPr>
        <w:t xml:space="preserve">Figure </w:t>
      </w:r>
      <w:r w:rsidR="00E40FD7">
        <w:rPr>
          <w:b/>
        </w:rPr>
        <w:t>1</w:t>
      </w:r>
      <w:ins w:id="247" w:author="Rick Strahl" w:date="2018-07-29T16:40:00Z">
        <w:r w:rsidR="0084180B">
          <w:rPr>
            <w:b/>
          </w:rPr>
          <w:t>1</w:t>
        </w:r>
      </w:ins>
      <w:del w:id="248" w:author="Rick Strahl" w:date="2018-07-29T16:40:00Z">
        <w:r w:rsidR="00E40FD7" w:rsidDel="0084180B">
          <w:rPr>
            <w:b/>
          </w:rPr>
          <w:delText>0</w:delText>
        </w:r>
      </w:del>
      <w:r w:rsidR="009E46DA">
        <w:rPr>
          <w:b/>
        </w:rPr>
        <w:t>:</w:t>
      </w:r>
      <w:r>
        <w:t xml:space="preserve"> Entering a new </w:t>
      </w:r>
      <w:proofErr w:type="spellStart"/>
      <w:r>
        <w:t>To</w:t>
      </w:r>
      <w:r w:rsidR="009E46DA">
        <w:t>D</w:t>
      </w:r>
      <w:r>
        <w:t>o</w:t>
      </w:r>
      <w:proofErr w:type="spellEnd"/>
      <w:r>
        <w:t xml:space="preserve"> item</w:t>
      </w:r>
    </w:p>
    <w:p w14:paraId="0A2F4206" w14:textId="77777777" w:rsidR="00E40FD7" w:rsidRPr="00E40FD7" w:rsidRDefault="00E40FD7" w:rsidP="00E40FD7">
      <w:pPr>
        <w:pStyle w:val="BodyText"/>
      </w:pPr>
    </w:p>
    <w:p w14:paraId="6934CE55" w14:textId="02369AAE" w:rsidR="00116847" w:rsidRDefault="00116847" w:rsidP="00E40FD7">
      <w:pPr>
        <w:pStyle w:val="BodyText"/>
      </w:pPr>
      <w:r w:rsidRPr="00E40FD7">
        <w:t xml:space="preserve">The key feature of the input form in </w:t>
      </w:r>
      <w:r w:rsidRPr="00E40FD7">
        <w:rPr>
          <w:b/>
        </w:rPr>
        <w:t xml:space="preserve">Listing </w:t>
      </w:r>
      <w:r w:rsidR="00E40FD7" w:rsidRPr="00E40FD7">
        <w:rPr>
          <w:b/>
        </w:rPr>
        <w:t>3</w:t>
      </w:r>
      <w:r w:rsidRPr="00E40FD7">
        <w:rPr>
          <w:b/>
        </w:rPr>
        <w:t xml:space="preserve"> </w:t>
      </w:r>
      <w:r w:rsidRPr="009E46DA">
        <w:t>is</w:t>
      </w:r>
      <w:r w:rsidRPr="00E40FD7">
        <w:t xml:space="preserve"> the </w:t>
      </w:r>
      <w:r w:rsidRPr="00E40FD7">
        <w:rPr>
          <w:rStyle w:val="VerbatimChar"/>
          <w:rFonts w:ascii="Calibri" w:hAnsi="Calibri"/>
          <w:b/>
          <w:sz w:val="20"/>
        </w:rPr>
        <w:t>bind=</w:t>
      </w:r>
      <w:r w:rsidRPr="00E40FD7">
        <w:t xml:space="preserve"> directive in the input controls, which bind</w:t>
      </w:r>
      <w:r w:rsidR="009E46DA">
        <w:t>s</w:t>
      </w:r>
      <w:r w:rsidRPr="00E40FD7">
        <w:t xml:space="preserve"> the text in the textbox to a model value.</w:t>
      </w:r>
    </w:p>
    <w:p w14:paraId="73E3E41E" w14:textId="77777777" w:rsidR="00E40FD7" w:rsidRPr="00E40FD7" w:rsidRDefault="00E40FD7" w:rsidP="00E40FD7">
      <w:pPr>
        <w:pStyle w:val="BodyText"/>
      </w:pPr>
    </w:p>
    <w:p w14:paraId="0348A759" w14:textId="77777777" w:rsidR="00E40FD7" w:rsidRDefault="00E40FD7" w:rsidP="00E40FD7">
      <w:pPr>
        <w:pStyle w:val="CodeSnippet"/>
        <w:rPr>
          <w:rFonts w:cs="Consolas"/>
          <w:sz w:val="19"/>
          <w:szCs w:val="19"/>
        </w:rPr>
      </w:pPr>
      <w:r>
        <w:rPr>
          <w:rFonts w:cs="Consolas"/>
          <w:color w:val="0000FF"/>
          <w:sz w:val="19"/>
          <w:szCs w:val="19"/>
        </w:rPr>
        <w:t>&lt;</w:t>
      </w:r>
      <w:r>
        <w:rPr>
          <w:rFonts w:cs="Consolas"/>
          <w:b/>
          <w:bCs/>
          <w:color w:val="800080"/>
          <w:sz w:val="19"/>
          <w:szCs w:val="19"/>
        </w:rPr>
        <w:t>input</w:t>
      </w:r>
      <w:r>
        <w:rPr>
          <w:rFonts w:cs="Consolas"/>
          <w:sz w:val="19"/>
          <w:szCs w:val="19"/>
        </w:rPr>
        <w:t xml:space="preserve"> </w:t>
      </w:r>
      <w:r>
        <w:rPr>
          <w:rFonts w:cs="Consolas"/>
          <w:color w:val="FF0000"/>
          <w:sz w:val="19"/>
          <w:szCs w:val="19"/>
        </w:rPr>
        <w:t>id</w:t>
      </w:r>
      <w:r>
        <w:rPr>
          <w:rFonts w:cs="Consolas"/>
          <w:color w:val="0000FF"/>
          <w:sz w:val="19"/>
          <w:szCs w:val="19"/>
        </w:rPr>
        <w:t>="name"</w:t>
      </w:r>
      <w:r>
        <w:rPr>
          <w:rFonts w:cs="Consolas"/>
          <w:sz w:val="19"/>
          <w:szCs w:val="19"/>
        </w:rPr>
        <w:t xml:space="preserve"> </w:t>
      </w:r>
      <w:r>
        <w:rPr>
          <w:rFonts w:cs="Consolas"/>
          <w:color w:val="FF0000"/>
          <w:sz w:val="19"/>
          <w:szCs w:val="19"/>
        </w:rPr>
        <w:t>required</w:t>
      </w:r>
    </w:p>
    <w:p w14:paraId="1548AD78" w14:textId="77777777" w:rsidR="00E40FD7" w:rsidRDefault="00E40FD7" w:rsidP="00E40FD7">
      <w:pPr>
        <w:pStyle w:val="CodeSnippet"/>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highlight w:val="yellow"/>
        </w:rPr>
        <w:t>@</w:t>
      </w:r>
      <w:r>
        <w:rPr>
          <w:rFonts w:cs="Consolas"/>
          <w:sz w:val="19"/>
          <w:szCs w:val="19"/>
        </w:rPr>
        <w:t>activeTodo.Title</w:t>
      </w:r>
      <w:r>
        <w:rPr>
          <w:rFonts w:cs="Consolas"/>
          <w:color w:val="0000FF"/>
          <w:sz w:val="19"/>
          <w:szCs w:val="19"/>
        </w:rPr>
        <w:t>"</w:t>
      </w:r>
      <w:r>
        <w:rPr>
          <w:rFonts w:cs="Consolas"/>
          <w:sz w:val="19"/>
          <w:szCs w:val="19"/>
        </w:rPr>
        <w:t xml:space="preserve"> </w:t>
      </w:r>
      <w:r>
        <w:rPr>
          <w:rFonts w:cs="Consolas"/>
          <w:color w:val="0000FF"/>
          <w:sz w:val="19"/>
          <w:szCs w:val="19"/>
        </w:rPr>
        <w:t>/&gt;</w:t>
      </w:r>
    </w:p>
    <w:p w14:paraId="06684EBF" w14:textId="77777777" w:rsidR="00E40FD7" w:rsidRDefault="00E40FD7" w:rsidP="00116847">
      <w:pPr>
        <w:pStyle w:val="BodyText"/>
      </w:pPr>
    </w:p>
    <w:p w14:paraId="0BE70215" w14:textId="3D3AF133" w:rsidR="00116847" w:rsidRDefault="00116847" w:rsidP="00E40FD7">
      <w:pPr>
        <w:pStyle w:val="BodyText"/>
      </w:pPr>
      <w:r>
        <w:t>As you enter a new value and move off the field</w:t>
      </w:r>
      <w:r w:rsidR="009E46DA">
        <w:t>,</w:t>
      </w:r>
      <w:r>
        <w:t xml:space="preserve"> the value updates the underlying </w:t>
      </w:r>
      <w:r w:rsidRPr="009E46DA">
        <w:rPr>
          <w:b/>
        </w:rPr>
        <w:t>Title</w:t>
      </w:r>
      <w:r>
        <w:t xml:space="preserve"> property. Currently </w:t>
      </w:r>
      <w:proofErr w:type="spellStart"/>
      <w:r>
        <w:t>Blazor's</w:t>
      </w:r>
      <w:proofErr w:type="spellEnd"/>
      <w:r>
        <w:t xml:space="preserve"> binding features are limited and bind to specific properties, </w:t>
      </w:r>
      <w:r w:rsidRPr="0084180B">
        <w:rPr>
          <w:b/>
          <w:rPrChange w:id="249" w:author="Rick Strahl" w:date="2018-07-29T16:42:00Z">
            <w:rPr/>
          </w:rPrChange>
        </w:rPr>
        <w:t>value</w:t>
      </w:r>
      <w:r>
        <w:t xml:space="preserve"> and </w:t>
      </w:r>
      <w:proofErr w:type="spellStart"/>
      <w:r w:rsidRPr="0084180B">
        <w:rPr>
          <w:b/>
          <w:rPrChange w:id="250" w:author="Rick Strahl" w:date="2018-07-29T16:42:00Z">
            <w:rPr/>
          </w:rPrChange>
        </w:rPr>
        <w:t>onchange</w:t>
      </w:r>
      <w:proofErr w:type="spellEnd"/>
      <w:r>
        <w:t xml:space="preserve"> for the </w:t>
      </w:r>
      <w:r w:rsidRPr="009E46DA">
        <w:rPr>
          <w:b/>
        </w:rPr>
        <w:t>&lt;input&gt;</w:t>
      </w:r>
      <w:r>
        <w:t xml:space="preserve"> in this case. Work is underway to provide a more dynamic binding model that will let you bind to any DOM property and event.</w:t>
      </w:r>
    </w:p>
    <w:p w14:paraId="57604843" w14:textId="77777777" w:rsidR="009E46DA" w:rsidRDefault="009E46DA" w:rsidP="00E40FD7">
      <w:pPr>
        <w:pStyle w:val="BodyText"/>
      </w:pPr>
    </w:p>
    <w:p w14:paraId="38479222" w14:textId="7983E88E" w:rsidR="00116847" w:rsidRDefault="00116847" w:rsidP="00116847">
      <w:pPr>
        <w:pStyle w:val="Heading3"/>
      </w:pPr>
      <w:bookmarkStart w:id="251" w:name="reloading-todos-from-an-http-url"/>
      <w:bookmarkEnd w:id="251"/>
      <w:r>
        <w:t xml:space="preserve">Reloading </w:t>
      </w:r>
      <w:proofErr w:type="spellStart"/>
      <w:r>
        <w:t>Todos</w:t>
      </w:r>
      <w:proofErr w:type="spellEnd"/>
      <w:r>
        <w:t xml:space="preserve"> from an H</w:t>
      </w:r>
      <w:r w:rsidR="009E46DA">
        <w:t>TTP</w:t>
      </w:r>
      <w:r>
        <w:t xml:space="preserve"> </w:t>
      </w:r>
      <w:proofErr w:type="spellStart"/>
      <w:r>
        <w:t>Url</w:t>
      </w:r>
      <w:proofErr w:type="spellEnd"/>
    </w:p>
    <w:p w14:paraId="2CBDE62A" w14:textId="5A196878" w:rsidR="00116847" w:rsidRDefault="00116847" w:rsidP="00C954D3">
      <w:pPr>
        <w:pStyle w:val="BodyText"/>
      </w:pPr>
      <w:r>
        <w:t xml:space="preserve">If you look at the </w:t>
      </w:r>
      <w:r w:rsidRPr="009E46DA">
        <w:rPr>
          <w:b/>
        </w:rPr>
        <w:t>Reload</w:t>
      </w:r>
      <w:r>
        <w:t xml:space="preserve"> button on the sample, you'll note that currently</w:t>
      </w:r>
      <w:r w:rsidR="009E46DA">
        <w:t>,</w:t>
      </w:r>
      <w:r>
        <w:t xml:space="preserve"> reloading doesn't appear to be doing anything. That's because the </w:t>
      </w:r>
      <w:proofErr w:type="spellStart"/>
      <w:r>
        <w:t>To</w:t>
      </w:r>
      <w:r w:rsidR="009E46DA">
        <w:t>D</w:t>
      </w:r>
      <w:r>
        <w:t>o</w:t>
      </w:r>
      <w:proofErr w:type="spellEnd"/>
      <w:r>
        <w:t xml:space="preserve"> list is a static list of objects and reloading </w:t>
      </w:r>
      <w:r w:rsidR="009E46DA">
        <w:t>merely</w:t>
      </w:r>
      <w:r>
        <w:t xml:space="preserve"> re-assigns the same list of object</w:t>
      </w:r>
      <w:r w:rsidR="009E46DA">
        <w:t>s</w:t>
      </w:r>
      <w:r>
        <w:t xml:space="preserve">. In other words, </w:t>
      </w:r>
      <w:ins w:id="252" w:author="Rick Strahl" w:date="2018-07-29T16:43:00Z">
        <w:r w:rsidR="0084180B">
          <w:t>we’re</w:t>
        </w:r>
      </w:ins>
      <w:ins w:id="253" w:author="Rick Strahl" w:date="2018-07-29T16:44:00Z">
        <w:r w:rsidR="0084180B">
          <w:t xml:space="preserve"> </w:t>
        </w:r>
      </w:ins>
      <w:ins w:id="254" w:author="Rick Strahl" w:date="2018-07-29T16:43:00Z">
        <w:r w:rsidR="0084180B">
          <w:t>assigning the existing reference to itsel</w:t>
        </w:r>
      </w:ins>
      <w:ins w:id="255" w:author="Rick Strahl" w:date="2018-07-29T16:44:00Z">
        <w:r w:rsidR="0084180B">
          <w:t>f which doesn’t do anything</w:t>
        </w:r>
      </w:ins>
      <w:del w:id="256" w:author="Rick Strahl" w:date="2018-07-29T16:44:00Z">
        <w:r w:rsidDel="0084180B">
          <w:delText>nothing really happens</w:delText>
        </w:r>
        <w:r w:rsidR="00C954D3" w:rsidDel="0084180B">
          <w:delText xml:space="preserve"> </w:delText>
        </w:r>
        <w:r w:rsidDel="0084180B">
          <w:delText>in the current code</w:delText>
        </w:r>
      </w:del>
      <w:r>
        <w:t>.</w:t>
      </w:r>
    </w:p>
    <w:p w14:paraId="001498FC" w14:textId="77777777" w:rsidR="00C954D3" w:rsidRDefault="00C954D3" w:rsidP="00C954D3">
      <w:pPr>
        <w:pStyle w:val="BodyText"/>
      </w:pPr>
    </w:p>
    <w:p w14:paraId="0C339B7F" w14:textId="654CDF09" w:rsidR="00116847" w:rsidRPr="00C954D3" w:rsidRDefault="00116847" w:rsidP="00C954D3">
      <w:pPr>
        <w:pStyle w:val="BodyText"/>
      </w:pPr>
      <w:r w:rsidRPr="00C954D3">
        <w:lastRenderedPageBreak/>
        <w:t>To make this mildly more interesting</w:t>
      </w:r>
      <w:r w:rsidR="009E46DA">
        <w:t>,</w:t>
      </w:r>
      <w:r w:rsidRPr="00C954D3">
        <w:t xml:space="preserve"> let</w:t>
      </w:r>
      <w:r w:rsidR="009E46DA">
        <w:t>’</w:t>
      </w:r>
      <w:r w:rsidRPr="00C954D3">
        <w:t xml:space="preserve">s load the </w:t>
      </w:r>
      <w:proofErr w:type="spellStart"/>
      <w:r w:rsidRPr="00C954D3">
        <w:t>To</w:t>
      </w:r>
      <w:r w:rsidR="009E46DA">
        <w:t>D</w:t>
      </w:r>
      <w:r w:rsidRPr="00C954D3">
        <w:t>o</w:t>
      </w:r>
      <w:proofErr w:type="spellEnd"/>
      <w:r w:rsidRPr="00C954D3">
        <w:t xml:space="preserve"> items from a URL via HTTP. To do this</w:t>
      </w:r>
      <w:r w:rsidR="009E46DA">
        <w:t>,</w:t>
      </w:r>
      <w:r w:rsidRPr="00C954D3">
        <w:t xml:space="preserve"> I'll change the </w:t>
      </w:r>
      <w:ins w:id="257" w:author="Rick Strahl" w:date="2018-07-29T16:44:00Z">
        <w:r w:rsidR="00A319C3">
          <w:t>‘</w:t>
        </w:r>
      </w:ins>
      <w:r w:rsidRPr="00C954D3">
        <w:t>business object</w:t>
      </w:r>
      <w:ins w:id="258" w:author="Rick Strahl" w:date="2018-07-29T16:44:00Z">
        <w:r w:rsidR="00A319C3">
          <w:t>’</w:t>
        </w:r>
      </w:ins>
      <w:r w:rsidRPr="00C954D3">
        <w:t xml:space="preserve"> to use the</w:t>
      </w:r>
      <w:ins w:id="259" w:author="Rick Strahl" w:date="2018-07-29T16:44:00Z">
        <w:r w:rsidR="00A319C3">
          <w:t xml:space="preserve"> .NET</w:t>
        </w:r>
      </w:ins>
      <w:r w:rsidRPr="00C954D3">
        <w:t xml:space="preserve"> </w:t>
      </w:r>
      <w:proofErr w:type="spellStart"/>
      <w:r w:rsidRPr="00C954D3">
        <w:rPr>
          <w:rStyle w:val="VerbatimChar"/>
          <w:rFonts w:ascii="Calibri" w:hAnsi="Calibri"/>
          <w:b/>
          <w:sz w:val="20"/>
        </w:rPr>
        <w:t>HttpClient</w:t>
      </w:r>
      <w:proofErr w:type="spellEnd"/>
      <w:r w:rsidRPr="00C954D3">
        <w:t xml:space="preserve"> </w:t>
      </w:r>
      <w:ins w:id="260" w:author="Rick Strahl" w:date="2018-07-29T16:44:00Z">
        <w:r w:rsidR="00A319C3">
          <w:t xml:space="preserve">class </w:t>
        </w:r>
      </w:ins>
      <w:r w:rsidRPr="00C954D3">
        <w:t xml:space="preserve">to retrieve </w:t>
      </w:r>
      <w:proofErr w:type="spellStart"/>
      <w:r w:rsidR="009E46DA">
        <w:t>T</w:t>
      </w:r>
      <w:r w:rsidRPr="00C954D3">
        <w:t>o</w:t>
      </w:r>
      <w:r w:rsidR="009E46DA">
        <w:t>D</w:t>
      </w:r>
      <w:r w:rsidRPr="00C954D3">
        <w:t>o</w:t>
      </w:r>
      <w:proofErr w:type="spellEnd"/>
      <w:r w:rsidRPr="00C954D3">
        <w:t xml:space="preserve"> items from a static URL on the site.</w:t>
      </w:r>
    </w:p>
    <w:p w14:paraId="6B9904E4" w14:textId="77777777" w:rsidR="00F82280" w:rsidRDefault="00F82280" w:rsidP="00116847">
      <w:pPr>
        <w:pStyle w:val="BodyText"/>
      </w:pPr>
    </w:p>
    <w:p w14:paraId="03B95EE0" w14:textId="77777777" w:rsidR="00F82280" w:rsidRDefault="00F82280" w:rsidP="00F82280">
      <w:pPr>
        <w:pStyle w:val="CodeSnippet"/>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TodoBusiness</w:t>
      </w:r>
    </w:p>
    <w:p w14:paraId="79797749" w14:textId="77777777" w:rsidR="00F82280" w:rsidRDefault="00F82280" w:rsidP="00F82280">
      <w:pPr>
        <w:pStyle w:val="CodeSnippet"/>
        <w:rPr>
          <w:rFonts w:cs="Consolas"/>
          <w:sz w:val="19"/>
          <w:szCs w:val="19"/>
        </w:rPr>
      </w:pPr>
      <w:r>
        <w:rPr>
          <w:rFonts w:cs="Consolas"/>
          <w:sz w:val="19"/>
          <w:szCs w:val="19"/>
        </w:rPr>
        <w:t>{</w:t>
      </w:r>
    </w:p>
    <w:p w14:paraId="457A61E6" w14:textId="4B90A771"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static</w:t>
      </w:r>
      <w:r>
        <w:rPr>
          <w:rFonts w:cs="Consolas"/>
          <w:sz w:val="19"/>
          <w:szCs w:val="19"/>
        </w:rPr>
        <w:t xml:space="preserve"> List&lt;TodoItem&gt; Todos </w:t>
      </w:r>
    </w:p>
    <w:p w14:paraId="43E22966" w14:textId="0B76363F" w:rsidR="00F82280" w:rsidRDefault="00F82280" w:rsidP="00F82280">
      <w:pPr>
        <w:pStyle w:val="CodeSnippet"/>
        <w:rPr>
          <w:rFonts w:cs="Consolas"/>
          <w:sz w:val="19"/>
          <w:szCs w:val="19"/>
        </w:rPr>
      </w:pPr>
      <w:r>
        <w:rPr>
          <w:rFonts w:cs="Consolas"/>
          <w:color w:val="0000FF"/>
          <w:sz w:val="19"/>
          <w:szCs w:val="19"/>
        </w:rPr>
        <w:t xml:space="preserve">                              </w:t>
      </w:r>
      <w:r>
        <w:rPr>
          <w:rFonts w:cs="Consolas"/>
          <w:sz w:val="19"/>
          <w:szCs w:val="19"/>
        </w:rPr>
        <w:t>{</w:t>
      </w:r>
      <w:r>
        <w:rPr>
          <w:rFonts w:cs="Consolas"/>
          <w:color w:val="0000FF"/>
          <w:sz w:val="19"/>
          <w:szCs w:val="19"/>
        </w:rPr>
        <w:t>get</w:t>
      </w:r>
      <w:r>
        <w:rPr>
          <w:rFonts w:cs="Consolas"/>
          <w:sz w:val="19"/>
          <w:szCs w:val="19"/>
        </w:rPr>
        <w:t>;s</w:t>
      </w:r>
      <w:r>
        <w:rPr>
          <w:rFonts w:cs="Consolas"/>
          <w:color w:val="0000FF"/>
          <w:sz w:val="19"/>
          <w:szCs w:val="19"/>
        </w:rPr>
        <w:t>et</w:t>
      </w:r>
      <w:r>
        <w:rPr>
          <w:rFonts w:cs="Consolas"/>
          <w:sz w:val="19"/>
          <w:szCs w:val="19"/>
        </w:rPr>
        <w:t>; }</w:t>
      </w:r>
    </w:p>
    <w:p w14:paraId="565B0DE3" w14:textId="465BD1E9"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private</w:t>
      </w:r>
      <w:r>
        <w:rPr>
          <w:rFonts w:cs="Consolas"/>
          <w:sz w:val="19"/>
          <w:szCs w:val="19"/>
        </w:rPr>
        <w:t xml:space="preserve"> HttpClient _httpClient;</w:t>
      </w:r>
    </w:p>
    <w:p w14:paraId="7E30A384" w14:textId="77777777" w:rsidR="00F82280" w:rsidRDefault="00F82280" w:rsidP="00F82280">
      <w:pPr>
        <w:pStyle w:val="CodeSnippet"/>
        <w:rPr>
          <w:rFonts w:cs="Consolas"/>
          <w:sz w:val="19"/>
          <w:szCs w:val="19"/>
        </w:rPr>
      </w:pPr>
    </w:p>
    <w:p w14:paraId="2AFDE7EE" w14:textId="65A887F3"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TodoBusiness(HttpClient httpClient)</w:t>
      </w:r>
    </w:p>
    <w:p w14:paraId="69B75B5E" w14:textId="0D746BE4" w:rsidR="00F82280" w:rsidRDefault="00F82280" w:rsidP="00F82280">
      <w:pPr>
        <w:pStyle w:val="CodeSnippet"/>
        <w:rPr>
          <w:rFonts w:cs="Consolas"/>
          <w:sz w:val="19"/>
          <w:szCs w:val="19"/>
        </w:rPr>
      </w:pPr>
      <w:r>
        <w:rPr>
          <w:rFonts w:cs="Consolas"/>
          <w:sz w:val="19"/>
          <w:szCs w:val="19"/>
        </w:rPr>
        <w:t xml:space="preserve">   {</w:t>
      </w:r>
    </w:p>
    <w:p w14:paraId="3A39110C" w14:textId="35B888A9" w:rsidR="00F82280" w:rsidRDefault="00F82280" w:rsidP="00F82280">
      <w:pPr>
        <w:pStyle w:val="CodeSnippet"/>
        <w:rPr>
          <w:rFonts w:cs="Consolas"/>
          <w:sz w:val="19"/>
          <w:szCs w:val="19"/>
        </w:rPr>
      </w:pPr>
      <w:r>
        <w:rPr>
          <w:rFonts w:cs="Consolas"/>
          <w:sz w:val="19"/>
          <w:szCs w:val="19"/>
        </w:rPr>
        <w:t xml:space="preserve">      _httpClient = httpClient;</w:t>
      </w:r>
    </w:p>
    <w:p w14:paraId="3A4FC26A" w14:textId="7B82D815" w:rsidR="00F82280" w:rsidRDefault="00F82280" w:rsidP="00F82280">
      <w:pPr>
        <w:pStyle w:val="CodeSnippet"/>
        <w:rPr>
          <w:rFonts w:cs="Consolas"/>
          <w:sz w:val="19"/>
          <w:szCs w:val="19"/>
        </w:rPr>
      </w:pPr>
      <w:r>
        <w:rPr>
          <w:rFonts w:cs="Consolas"/>
          <w:sz w:val="19"/>
          <w:szCs w:val="19"/>
        </w:rPr>
        <w:t xml:space="preserve">   }</w:t>
      </w:r>
    </w:p>
    <w:p w14:paraId="20E23A2C" w14:textId="77777777" w:rsidR="00F82280" w:rsidRDefault="00F82280" w:rsidP="00F82280">
      <w:pPr>
        <w:pStyle w:val="CodeSnippet"/>
        <w:rPr>
          <w:rFonts w:cs="Consolas"/>
          <w:sz w:val="19"/>
          <w:szCs w:val="19"/>
        </w:rPr>
      </w:pPr>
    </w:p>
    <w:p w14:paraId="21DE5F69" w14:textId="70F1F262"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async</w:t>
      </w:r>
      <w:r>
        <w:rPr>
          <w:rFonts w:cs="Consolas"/>
          <w:sz w:val="19"/>
          <w:szCs w:val="19"/>
        </w:rPr>
        <w:t xml:space="preserve"> Task&lt;List&lt;TodoItem&gt;&gt; LoadTodos()</w:t>
      </w:r>
    </w:p>
    <w:p w14:paraId="6AFF062D" w14:textId="0CECA040" w:rsidR="00F82280" w:rsidRDefault="00F82280" w:rsidP="00F82280">
      <w:pPr>
        <w:pStyle w:val="CodeSnippet"/>
        <w:rPr>
          <w:rFonts w:cs="Consolas"/>
          <w:sz w:val="19"/>
          <w:szCs w:val="19"/>
        </w:rPr>
      </w:pPr>
      <w:r>
        <w:rPr>
          <w:rFonts w:cs="Consolas"/>
          <w:sz w:val="19"/>
          <w:szCs w:val="19"/>
        </w:rPr>
        <w:t xml:space="preserve">   {</w:t>
      </w:r>
    </w:p>
    <w:p w14:paraId="4B9F3649" w14:textId="1C2105E3" w:rsidR="00F82280" w:rsidRDefault="00F82280" w:rsidP="00F82280">
      <w:pPr>
        <w:pStyle w:val="CodeSnippet"/>
        <w:rPr>
          <w:rFonts w:cs="Consolas"/>
          <w:sz w:val="19"/>
          <w:szCs w:val="19"/>
        </w:rPr>
      </w:pPr>
      <w:r>
        <w:rPr>
          <w:rFonts w:cs="Consolas"/>
          <w:sz w:val="19"/>
          <w:szCs w:val="19"/>
        </w:rPr>
        <w:t xml:space="preserve">      Todos = </w:t>
      </w:r>
      <w:r>
        <w:rPr>
          <w:rFonts w:cs="Consolas"/>
          <w:color w:val="0000FF"/>
          <w:sz w:val="19"/>
          <w:szCs w:val="19"/>
        </w:rPr>
        <w:t>await</w:t>
      </w:r>
      <w:r>
        <w:rPr>
          <w:rFonts w:cs="Consolas"/>
          <w:sz w:val="19"/>
          <w:szCs w:val="19"/>
        </w:rPr>
        <w:t xml:space="preserve"> _httpClient</w:t>
      </w:r>
    </w:p>
    <w:p w14:paraId="718F5A8D" w14:textId="77777777" w:rsidR="00F82280" w:rsidRDefault="00F82280" w:rsidP="00F82280">
      <w:pPr>
        <w:pStyle w:val="CodeSnippet"/>
        <w:rPr>
          <w:rFonts w:cs="Consolas"/>
          <w:sz w:val="19"/>
          <w:szCs w:val="19"/>
        </w:rPr>
      </w:pPr>
      <w:r>
        <w:rPr>
          <w:rFonts w:cs="Consolas"/>
          <w:sz w:val="19"/>
          <w:szCs w:val="19"/>
        </w:rPr>
        <w:t xml:space="preserve">           .GetJsonAsync&lt;List&lt;TodoItem&gt;&gt;(</w:t>
      </w:r>
    </w:p>
    <w:p w14:paraId="549CCDAE" w14:textId="3A6FE005" w:rsidR="00F82280" w:rsidRDefault="00F82280" w:rsidP="00F82280">
      <w:pPr>
        <w:pStyle w:val="CodeSnippet"/>
        <w:rPr>
          <w:rFonts w:cs="Consolas"/>
          <w:sz w:val="19"/>
          <w:szCs w:val="19"/>
        </w:rPr>
      </w:pPr>
      <w:r>
        <w:rPr>
          <w:rFonts w:cs="Consolas"/>
          <w:color w:val="A31515"/>
          <w:sz w:val="19"/>
          <w:szCs w:val="19"/>
        </w:rPr>
        <w:t xml:space="preserve">                 "/sample-data/todos.json"</w:t>
      </w:r>
      <w:r>
        <w:rPr>
          <w:rFonts w:cs="Consolas"/>
          <w:sz w:val="19"/>
          <w:szCs w:val="19"/>
        </w:rPr>
        <w:t>);</w:t>
      </w:r>
    </w:p>
    <w:p w14:paraId="1E8B6441" w14:textId="1E2D5D7D"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Todos;</w:t>
      </w:r>
    </w:p>
    <w:p w14:paraId="6491D57F" w14:textId="6CCC7A75" w:rsidR="00F82280" w:rsidRDefault="00F82280" w:rsidP="00F82280">
      <w:pPr>
        <w:pStyle w:val="CodeSnippet"/>
        <w:rPr>
          <w:rFonts w:cs="Consolas"/>
          <w:sz w:val="19"/>
          <w:szCs w:val="19"/>
        </w:rPr>
      </w:pPr>
      <w:r>
        <w:rPr>
          <w:rFonts w:cs="Consolas"/>
          <w:sz w:val="19"/>
          <w:szCs w:val="19"/>
        </w:rPr>
        <w:t xml:space="preserve">   }</w:t>
      </w:r>
    </w:p>
    <w:p w14:paraId="41298BCF" w14:textId="77777777" w:rsidR="00F82280" w:rsidRDefault="00F82280" w:rsidP="00F82280">
      <w:pPr>
        <w:pStyle w:val="CodeSnippet"/>
        <w:rPr>
          <w:rFonts w:cs="Consolas"/>
          <w:sz w:val="19"/>
          <w:szCs w:val="19"/>
        </w:rPr>
      </w:pPr>
      <w:r>
        <w:rPr>
          <w:rFonts w:cs="Consolas"/>
          <w:sz w:val="19"/>
          <w:szCs w:val="19"/>
        </w:rPr>
        <w:t>}</w:t>
      </w:r>
    </w:p>
    <w:p w14:paraId="06A05F75" w14:textId="77777777" w:rsidR="00F82280" w:rsidRDefault="00F82280" w:rsidP="00F82280">
      <w:pPr>
        <w:pStyle w:val="BodyText"/>
      </w:pPr>
    </w:p>
    <w:p w14:paraId="31CF9338" w14:textId="4136BA89" w:rsidR="00116847" w:rsidRDefault="00116847" w:rsidP="00116847">
      <w:pPr>
        <w:pStyle w:val="BodyText"/>
      </w:pPr>
      <w:r>
        <w:t xml:space="preserve">To use this class in the </w:t>
      </w:r>
      <w:proofErr w:type="spellStart"/>
      <w:r>
        <w:t>To</w:t>
      </w:r>
      <w:r w:rsidR="009E46DA">
        <w:t>D</w:t>
      </w:r>
      <w:r>
        <w:t>o</w:t>
      </w:r>
      <w:proofErr w:type="spellEnd"/>
      <w:r>
        <w:t xml:space="preserve"> page component</w:t>
      </w:r>
      <w:r w:rsidR="009E46DA">
        <w:t>,</w:t>
      </w:r>
      <w:r>
        <w:t xml:space="preserve"> I have to make a few changes to ensure </w:t>
      </w:r>
      <w:r w:rsidR="009E46DA">
        <w:t xml:space="preserve">that </w:t>
      </w:r>
      <w:r>
        <w:t xml:space="preserve">I can get access to the </w:t>
      </w:r>
      <w:proofErr w:type="spellStart"/>
      <w:r>
        <w:t>HttpClient</w:t>
      </w:r>
      <w:proofErr w:type="spellEnd"/>
      <w:r>
        <w:t xml:space="preserve"> instance.</w:t>
      </w:r>
      <w:r w:rsidR="00F82280">
        <w:t xml:space="preserve"> </w:t>
      </w:r>
      <w:r>
        <w:t xml:space="preserve">I can use dependency injection to get a reusable instance of the </w:t>
      </w:r>
      <w:proofErr w:type="spellStart"/>
      <w:r w:rsidRPr="00361C5F">
        <w:rPr>
          <w:b/>
          <w:bCs/>
        </w:rPr>
        <w:t>HttpClient</w:t>
      </w:r>
      <w:proofErr w:type="spellEnd"/>
      <w:r>
        <w:t xml:space="preserve"> object with this directive:</w:t>
      </w:r>
    </w:p>
    <w:p w14:paraId="55764A52" w14:textId="77777777" w:rsidR="00F82280" w:rsidRDefault="00F82280" w:rsidP="00116847">
      <w:pPr>
        <w:pStyle w:val="BodyText"/>
      </w:pPr>
    </w:p>
    <w:p w14:paraId="74AD3C5B" w14:textId="34F160CD" w:rsidR="00F82280" w:rsidRDefault="00F82280" w:rsidP="00F82280">
      <w:pPr>
        <w:pStyle w:val="CodeSnippet"/>
      </w:pPr>
      <w:r>
        <w:rPr>
          <w:rFonts w:cs="Consolas"/>
          <w:sz w:val="19"/>
          <w:szCs w:val="19"/>
          <w:highlight w:val="yellow"/>
        </w:rPr>
        <w:t>@inject</w:t>
      </w:r>
      <w:r>
        <w:rPr>
          <w:rFonts w:cs="Consolas"/>
          <w:sz w:val="19"/>
          <w:szCs w:val="19"/>
        </w:rPr>
        <w:t xml:space="preserve"> HttpClient Http</w:t>
      </w:r>
    </w:p>
    <w:p w14:paraId="566A5B96" w14:textId="77777777" w:rsidR="00F82280" w:rsidRDefault="00F82280" w:rsidP="00F82280">
      <w:pPr>
        <w:pStyle w:val="BodyText"/>
      </w:pPr>
    </w:p>
    <w:p w14:paraId="1EE8D720" w14:textId="6B9EFC39" w:rsidR="00116847" w:rsidRDefault="00116847" w:rsidP="00F82280">
      <w:pPr>
        <w:pStyle w:val="BodyText"/>
      </w:pPr>
      <w:proofErr w:type="spellStart"/>
      <w:r w:rsidRPr="00361C5F">
        <w:rPr>
          <w:b/>
        </w:rPr>
        <w:t>HttpClient</w:t>
      </w:r>
      <w:proofErr w:type="spellEnd"/>
      <w:r w:rsidRPr="00F82280">
        <w:t xml:space="preserve"> is one of the default injected components available to inject into any page and component. To use the injected </w:t>
      </w:r>
      <w:proofErr w:type="spellStart"/>
      <w:r w:rsidRPr="00361C5F">
        <w:rPr>
          <w:b/>
        </w:rPr>
        <w:t>HttpClient</w:t>
      </w:r>
      <w:proofErr w:type="spellEnd"/>
      <w:r w:rsidR="009E46DA">
        <w:rPr>
          <w:b/>
        </w:rPr>
        <w:t>,</w:t>
      </w:r>
      <w:r w:rsidRPr="00F82280">
        <w:t xml:space="preserve"> I can now pass it to the</w:t>
      </w:r>
      <w:r w:rsidR="00361C5F">
        <w:t xml:space="preserve"> business object</w:t>
      </w:r>
      <w:r w:rsidRPr="00F82280">
        <w:t>:</w:t>
      </w:r>
    </w:p>
    <w:p w14:paraId="026E860B" w14:textId="77777777" w:rsidR="00F82280" w:rsidRPr="00F82280" w:rsidRDefault="00F82280" w:rsidP="00F82280">
      <w:pPr>
        <w:pStyle w:val="BodyText"/>
      </w:pPr>
    </w:p>
    <w:p w14:paraId="04BAD439" w14:textId="77777777" w:rsidR="00F82280" w:rsidRDefault="00F82280" w:rsidP="00F82280">
      <w:pPr>
        <w:pStyle w:val="CodeSnippet"/>
        <w:rPr>
          <w:rFonts w:cs="Consolas"/>
          <w:sz w:val="19"/>
          <w:szCs w:val="19"/>
        </w:rPr>
      </w:pPr>
      <w:r>
        <w:rPr>
          <w:rFonts w:cs="Consolas"/>
          <w:color w:val="008000"/>
          <w:sz w:val="19"/>
          <w:szCs w:val="19"/>
        </w:rPr>
        <w:t>// Important: List cannot be null!</w:t>
      </w:r>
    </w:p>
    <w:p w14:paraId="0E6C4F26" w14:textId="77777777" w:rsidR="00F82280" w:rsidRDefault="00F82280" w:rsidP="00F82280">
      <w:pPr>
        <w:pStyle w:val="CodeSnippet"/>
        <w:rPr>
          <w:rFonts w:cs="Consolas"/>
          <w:sz w:val="19"/>
          <w:szCs w:val="19"/>
        </w:rPr>
      </w:pPr>
      <w:r>
        <w:rPr>
          <w:rFonts w:cs="Consolas"/>
          <w:sz w:val="19"/>
          <w:szCs w:val="19"/>
        </w:rPr>
        <w:t xml:space="preserve">List&lt;TodoItem&gt; todoItems = </w:t>
      </w:r>
      <w:r>
        <w:rPr>
          <w:rFonts w:cs="Consolas"/>
          <w:color w:val="0000FF"/>
          <w:sz w:val="19"/>
          <w:szCs w:val="19"/>
        </w:rPr>
        <w:t>new</w:t>
      </w:r>
      <w:r>
        <w:rPr>
          <w:rFonts w:cs="Consolas"/>
          <w:sz w:val="19"/>
          <w:szCs w:val="19"/>
        </w:rPr>
        <w:t xml:space="preserve"> List&lt;TodoItem&gt;();</w:t>
      </w:r>
    </w:p>
    <w:p w14:paraId="6C25205F" w14:textId="77777777" w:rsidR="00F82280" w:rsidRDefault="00F82280" w:rsidP="00F82280">
      <w:pPr>
        <w:pStyle w:val="CodeSnippet"/>
        <w:rPr>
          <w:rFonts w:cs="Consolas"/>
          <w:sz w:val="19"/>
          <w:szCs w:val="19"/>
        </w:rPr>
      </w:pPr>
    </w:p>
    <w:p w14:paraId="6757C5DC" w14:textId="77777777" w:rsidR="00F82280" w:rsidRDefault="00F82280" w:rsidP="00F82280">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w:t>
      </w:r>
      <w:r>
        <w:rPr>
          <w:rFonts w:cs="Consolas"/>
          <w:color w:val="0000FF"/>
          <w:sz w:val="19"/>
          <w:szCs w:val="19"/>
        </w:rPr>
        <w:t>async</w:t>
      </w:r>
      <w:r>
        <w:rPr>
          <w:rFonts w:cs="Consolas"/>
          <w:sz w:val="19"/>
          <w:szCs w:val="19"/>
        </w:rPr>
        <w:t xml:space="preserve"> Task OnInitAsync()</w:t>
      </w:r>
    </w:p>
    <w:p w14:paraId="2D4E71BF" w14:textId="77777777" w:rsidR="00F82280" w:rsidRDefault="00F82280" w:rsidP="00F82280">
      <w:pPr>
        <w:pStyle w:val="CodeSnippet"/>
        <w:rPr>
          <w:rFonts w:cs="Consolas"/>
          <w:sz w:val="19"/>
          <w:szCs w:val="19"/>
        </w:rPr>
      </w:pPr>
      <w:r>
        <w:rPr>
          <w:rFonts w:cs="Consolas"/>
          <w:sz w:val="19"/>
          <w:szCs w:val="19"/>
        </w:rPr>
        <w:t>{</w:t>
      </w:r>
    </w:p>
    <w:p w14:paraId="356E8AA6" w14:textId="77777777"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await</w:t>
      </w:r>
      <w:r>
        <w:rPr>
          <w:rFonts w:cs="Consolas"/>
          <w:sz w:val="19"/>
          <w:szCs w:val="19"/>
        </w:rPr>
        <w:t xml:space="preserve"> loadTodos();</w:t>
      </w:r>
    </w:p>
    <w:p w14:paraId="6CC9C91C" w14:textId="77777777" w:rsidR="00F82280" w:rsidRDefault="00F82280" w:rsidP="00F82280">
      <w:pPr>
        <w:pStyle w:val="CodeSnippet"/>
        <w:rPr>
          <w:rFonts w:cs="Consolas"/>
          <w:sz w:val="19"/>
          <w:szCs w:val="19"/>
        </w:rPr>
      </w:pPr>
      <w:r>
        <w:rPr>
          <w:rFonts w:cs="Consolas"/>
          <w:sz w:val="19"/>
          <w:szCs w:val="19"/>
        </w:rPr>
        <w:t>}</w:t>
      </w:r>
    </w:p>
    <w:p w14:paraId="143529F7" w14:textId="77777777" w:rsidR="00F82280" w:rsidRDefault="00F82280" w:rsidP="00F82280">
      <w:pPr>
        <w:pStyle w:val="CodeSnippet"/>
        <w:rPr>
          <w:rFonts w:cs="Consolas"/>
          <w:sz w:val="19"/>
          <w:szCs w:val="19"/>
        </w:rPr>
      </w:pPr>
      <w:r>
        <w:rPr>
          <w:rFonts w:cs="Consolas"/>
          <w:color w:val="0000FF"/>
          <w:sz w:val="19"/>
          <w:szCs w:val="19"/>
        </w:rPr>
        <w:t>async</w:t>
      </w:r>
      <w:r>
        <w:rPr>
          <w:rFonts w:cs="Consolas"/>
          <w:sz w:val="19"/>
          <w:szCs w:val="19"/>
        </w:rPr>
        <w:t xml:space="preserve"> Task loadTodos()</w:t>
      </w:r>
    </w:p>
    <w:p w14:paraId="5697A6B2" w14:textId="77777777" w:rsidR="00F82280" w:rsidRDefault="00F82280" w:rsidP="00F82280">
      <w:pPr>
        <w:pStyle w:val="CodeSnippet"/>
        <w:rPr>
          <w:rFonts w:cs="Consolas"/>
          <w:sz w:val="19"/>
          <w:szCs w:val="19"/>
        </w:rPr>
      </w:pPr>
      <w:r>
        <w:rPr>
          <w:rFonts w:cs="Consolas"/>
          <w:sz w:val="19"/>
          <w:szCs w:val="19"/>
        </w:rPr>
        <w:t>{</w:t>
      </w:r>
    </w:p>
    <w:p w14:paraId="12E2DCD3" w14:textId="77777777"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busTodos = </w:t>
      </w:r>
      <w:r>
        <w:rPr>
          <w:rFonts w:cs="Consolas"/>
          <w:color w:val="0000FF"/>
          <w:sz w:val="19"/>
          <w:szCs w:val="19"/>
        </w:rPr>
        <w:t>new</w:t>
      </w:r>
      <w:r>
        <w:rPr>
          <w:rFonts w:cs="Consolas"/>
          <w:sz w:val="19"/>
          <w:szCs w:val="19"/>
        </w:rPr>
        <w:t xml:space="preserve"> TodoBusiness(Http);</w:t>
      </w:r>
    </w:p>
    <w:p w14:paraId="243E3C2F" w14:textId="77777777" w:rsidR="00F82280" w:rsidRDefault="00F82280" w:rsidP="00F82280">
      <w:pPr>
        <w:pStyle w:val="CodeSnippet"/>
        <w:rPr>
          <w:rFonts w:cs="Consolas"/>
          <w:sz w:val="19"/>
          <w:szCs w:val="19"/>
        </w:rPr>
      </w:pPr>
      <w:r>
        <w:rPr>
          <w:rFonts w:cs="Consolas"/>
          <w:sz w:val="19"/>
          <w:szCs w:val="19"/>
        </w:rPr>
        <w:t xml:space="preserve">    todoItems = </w:t>
      </w:r>
      <w:r>
        <w:rPr>
          <w:rFonts w:cs="Consolas"/>
          <w:color w:val="0000FF"/>
          <w:sz w:val="19"/>
          <w:szCs w:val="19"/>
        </w:rPr>
        <w:t>await</w:t>
      </w:r>
      <w:r>
        <w:rPr>
          <w:rFonts w:cs="Consolas"/>
          <w:sz w:val="19"/>
          <w:szCs w:val="19"/>
        </w:rPr>
        <w:t xml:space="preserve"> busTodos.LoadTodos();</w:t>
      </w:r>
    </w:p>
    <w:p w14:paraId="02978D07" w14:textId="77777777" w:rsidR="00F82280" w:rsidRDefault="00F82280" w:rsidP="00F82280">
      <w:pPr>
        <w:pStyle w:val="CodeSnippet"/>
        <w:rPr>
          <w:rFonts w:cs="Consolas"/>
          <w:sz w:val="19"/>
          <w:szCs w:val="19"/>
        </w:rPr>
      </w:pPr>
      <w:r>
        <w:rPr>
          <w:rFonts w:cs="Consolas"/>
          <w:sz w:val="19"/>
          <w:szCs w:val="19"/>
        </w:rPr>
        <w:t>}</w:t>
      </w:r>
    </w:p>
    <w:p w14:paraId="0C13F0A4" w14:textId="77777777" w:rsidR="00F82280" w:rsidRDefault="00F82280" w:rsidP="00F82280">
      <w:pPr>
        <w:pStyle w:val="BodyText"/>
      </w:pPr>
    </w:p>
    <w:p w14:paraId="1EE163E7" w14:textId="0546BB9E" w:rsidR="00116847" w:rsidRDefault="00116847" w:rsidP="00F82280">
      <w:pPr>
        <w:pStyle w:val="BodyText"/>
      </w:pPr>
      <w:r>
        <w:t>With this code in place</w:t>
      </w:r>
      <w:r w:rsidR="009E46DA">
        <w:t>,</w:t>
      </w:r>
      <w:r>
        <w:t xml:space="preserve"> the </w:t>
      </w:r>
      <w:r w:rsidRPr="004F3459">
        <w:rPr>
          <w:b/>
        </w:rPr>
        <w:t>Reload</w:t>
      </w:r>
      <w:r>
        <w:t xml:space="preserve"> button now properly reloads the original set of </w:t>
      </w:r>
      <w:proofErr w:type="spellStart"/>
      <w:r w:rsidR="009E46DA">
        <w:t>T</w:t>
      </w:r>
      <w:r>
        <w:t>o</w:t>
      </w:r>
      <w:r w:rsidR="009E46DA">
        <w:t>D</w:t>
      </w:r>
      <w:r>
        <w:t>os</w:t>
      </w:r>
      <w:proofErr w:type="spellEnd"/>
      <w:r>
        <w:t xml:space="preserve"> from the server.</w:t>
      </w:r>
    </w:p>
    <w:p w14:paraId="05983E58" w14:textId="77777777" w:rsidR="009E46DA" w:rsidRDefault="009E46DA" w:rsidP="00F82280">
      <w:pPr>
        <w:pStyle w:val="BodyText"/>
      </w:pPr>
    </w:p>
    <w:p w14:paraId="47C24C37" w14:textId="77777777" w:rsidR="00116847" w:rsidRDefault="00116847" w:rsidP="00116847">
      <w:pPr>
        <w:pStyle w:val="Heading3"/>
      </w:pPr>
      <w:bookmarkStart w:id="261" w:name="using-dependency-injection-instead"/>
      <w:bookmarkEnd w:id="261"/>
      <w:r>
        <w:t>Using Dependency Injection Instead</w:t>
      </w:r>
    </w:p>
    <w:p w14:paraId="03F2B5C6" w14:textId="7019157F" w:rsidR="00116847" w:rsidRDefault="00116847" w:rsidP="004F3459">
      <w:pPr>
        <w:pStyle w:val="BodyText"/>
      </w:pPr>
      <w:r>
        <w:t xml:space="preserve">A better way to handle the </w:t>
      </w:r>
      <w:proofErr w:type="spellStart"/>
      <w:r w:rsidRPr="00FB15C0">
        <w:rPr>
          <w:b/>
        </w:rPr>
        <w:t>TodoBusiness</w:t>
      </w:r>
      <w:proofErr w:type="spellEnd"/>
      <w:r>
        <w:t xml:space="preserve"> is by adding it to dependency injection during the browser application's startup</w:t>
      </w:r>
      <w:proofErr w:type="gramStart"/>
      <w:ins w:id="262" w:author="Rick Strahl" w:date="2018-07-29T16:45:00Z">
        <w:r w:rsidR="00A319C3">
          <w:t xml:space="preserve">. </w:t>
        </w:r>
        <w:proofErr w:type="gramEnd"/>
        <w:r w:rsidR="00A319C3">
          <w:t>You can add services in the Main method of the application</w:t>
        </w:r>
      </w:ins>
      <w:r>
        <w:t>:</w:t>
      </w:r>
    </w:p>
    <w:p w14:paraId="3F86D672" w14:textId="77777777" w:rsidR="004F3459" w:rsidRDefault="004F3459" w:rsidP="004F3459">
      <w:pPr>
        <w:pStyle w:val="BodyText"/>
      </w:pPr>
    </w:p>
    <w:p w14:paraId="0B9363CD" w14:textId="77777777" w:rsidR="004F3459" w:rsidRDefault="004F3459" w:rsidP="004F3459">
      <w:pPr>
        <w:pStyle w:val="CodeSnippet"/>
        <w:rPr>
          <w:rFonts w:cs="Consolas"/>
          <w:sz w:val="19"/>
          <w:szCs w:val="19"/>
        </w:rPr>
      </w:pPr>
      <w:r>
        <w:rPr>
          <w:rFonts w:cs="Consolas"/>
          <w:color w:val="0000FF"/>
          <w:sz w:val="19"/>
          <w:szCs w:val="19"/>
        </w:rPr>
        <w:t>static</w:t>
      </w:r>
      <w:r>
        <w:rPr>
          <w:rFonts w:cs="Consolas"/>
          <w:sz w:val="19"/>
          <w:szCs w:val="19"/>
        </w:rPr>
        <w:t xml:space="preserve"> </w:t>
      </w:r>
      <w:r>
        <w:rPr>
          <w:rFonts w:cs="Consolas"/>
          <w:color w:val="0000FF"/>
          <w:sz w:val="19"/>
          <w:szCs w:val="19"/>
        </w:rPr>
        <w:t>void</w:t>
      </w:r>
      <w:r>
        <w:rPr>
          <w:rFonts w:cs="Consolas"/>
          <w:sz w:val="19"/>
          <w:szCs w:val="19"/>
        </w:rPr>
        <w:t xml:space="preserve"> Main(</w:t>
      </w:r>
      <w:r>
        <w:rPr>
          <w:rFonts w:cs="Consolas"/>
          <w:color w:val="0000FF"/>
          <w:sz w:val="19"/>
          <w:szCs w:val="19"/>
        </w:rPr>
        <w:t>string</w:t>
      </w:r>
      <w:r>
        <w:rPr>
          <w:rFonts w:cs="Consolas"/>
          <w:sz w:val="19"/>
          <w:szCs w:val="19"/>
        </w:rPr>
        <w:t>[] args)</w:t>
      </w:r>
    </w:p>
    <w:p w14:paraId="30686B31" w14:textId="77777777" w:rsidR="004F3459" w:rsidRDefault="004F3459" w:rsidP="004F3459">
      <w:pPr>
        <w:pStyle w:val="CodeSnippet"/>
        <w:rPr>
          <w:rFonts w:cs="Consolas"/>
          <w:sz w:val="19"/>
          <w:szCs w:val="19"/>
        </w:rPr>
      </w:pPr>
      <w:r>
        <w:rPr>
          <w:rFonts w:cs="Consolas"/>
          <w:sz w:val="19"/>
          <w:szCs w:val="19"/>
        </w:rPr>
        <w:t>{</w:t>
      </w:r>
    </w:p>
    <w:p w14:paraId="1AB8C82F" w14:textId="77777777" w:rsidR="004F3459" w:rsidRDefault="004F3459" w:rsidP="004F3459">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serviceProvider = </w:t>
      </w:r>
      <w:r>
        <w:rPr>
          <w:rFonts w:cs="Consolas"/>
          <w:color w:val="0000FF"/>
          <w:sz w:val="19"/>
          <w:szCs w:val="19"/>
        </w:rPr>
        <w:t>new</w:t>
      </w:r>
      <w:r>
        <w:rPr>
          <w:rFonts w:cs="Consolas"/>
          <w:sz w:val="19"/>
          <w:szCs w:val="19"/>
        </w:rPr>
        <w:t xml:space="preserve"> </w:t>
      </w:r>
    </w:p>
    <w:p w14:paraId="30E507B9" w14:textId="46EE72AF" w:rsidR="004F3459" w:rsidRDefault="004F3459" w:rsidP="004F3459">
      <w:pPr>
        <w:pStyle w:val="CodeSnippet"/>
        <w:rPr>
          <w:rFonts w:cs="Consolas"/>
          <w:sz w:val="19"/>
          <w:szCs w:val="19"/>
        </w:rPr>
      </w:pPr>
      <w:r>
        <w:rPr>
          <w:rFonts w:cs="Consolas"/>
          <w:sz w:val="19"/>
          <w:szCs w:val="19"/>
        </w:rPr>
        <w:lastRenderedPageBreak/>
        <w:t xml:space="preserve">        BrowserServiceProvider(services =&gt;</w:t>
      </w:r>
    </w:p>
    <w:p w14:paraId="5D6624A3" w14:textId="77777777" w:rsidR="004F3459" w:rsidRDefault="004F3459" w:rsidP="004F3459">
      <w:pPr>
        <w:pStyle w:val="CodeSnippet"/>
        <w:rPr>
          <w:rFonts w:cs="Consolas"/>
          <w:sz w:val="19"/>
          <w:szCs w:val="19"/>
        </w:rPr>
      </w:pPr>
      <w:r>
        <w:rPr>
          <w:rFonts w:cs="Consolas"/>
          <w:sz w:val="19"/>
          <w:szCs w:val="19"/>
        </w:rPr>
        <w:t xml:space="preserve">    {</w:t>
      </w:r>
    </w:p>
    <w:p w14:paraId="329878A7" w14:textId="77777777" w:rsidR="004F3459" w:rsidRDefault="004F3459" w:rsidP="004F3459">
      <w:pPr>
        <w:pStyle w:val="CodeSnippet"/>
        <w:rPr>
          <w:rFonts w:cs="Consolas"/>
          <w:sz w:val="19"/>
          <w:szCs w:val="19"/>
        </w:rPr>
      </w:pPr>
      <w:r>
        <w:rPr>
          <w:rFonts w:cs="Consolas"/>
          <w:sz w:val="19"/>
          <w:szCs w:val="19"/>
        </w:rPr>
        <w:t xml:space="preserve">        services.AddTransient&lt;TodoBusiness&gt;();</w:t>
      </w:r>
    </w:p>
    <w:p w14:paraId="1E5966AD" w14:textId="77777777" w:rsidR="004F3459" w:rsidRDefault="004F3459" w:rsidP="004F3459">
      <w:pPr>
        <w:pStyle w:val="CodeSnippet"/>
        <w:rPr>
          <w:rFonts w:cs="Consolas"/>
          <w:sz w:val="19"/>
          <w:szCs w:val="19"/>
        </w:rPr>
      </w:pPr>
      <w:r>
        <w:rPr>
          <w:rFonts w:cs="Consolas"/>
          <w:sz w:val="19"/>
          <w:szCs w:val="19"/>
        </w:rPr>
        <w:t xml:space="preserve">    });</w:t>
      </w:r>
    </w:p>
    <w:p w14:paraId="10F4C0FD" w14:textId="77777777" w:rsidR="004F3459" w:rsidRDefault="004F3459" w:rsidP="004F3459">
      <w:pPr>
        <w:pStyle w:val="CodeSnippet"/>
        <w:rPr>
          <w:rFonts w:cs="Consolas"/>
          <w:sz w:val="19"/>
          <w:szCs w:val="19"/>
        </w:rPr>
      </w:pPr>
      <w:r>
        <w:rPr>
          <w:rFonts w:cs="Consolas"/>
          <w:sz w:val="19"/>
          <w:szCs w:val="19"/>
        </w:rPr>
        <w:t xml:space="preserve">    </w:t>
      </w:r>
      <w:r>
        <w:rPr>
          <w:rFonts w:cs="Consolas"/>
          <w:color w:val="0000FF"/>
          <w:sz w:val="19"/>
          <w:szCs w:val="19"/>
        </w:rPr>
        <w:t>new</w:t>
      </w:r>
      <w:r>
        <w:rPr>
          <w:rFonts w:cs="Consolas"/>
          <w:sz w:val="19"/>
          <w:szCs w:val="19"/>
        </w:rPr>
        <w:t xml:space="preserve"> BrowserRenderer(serviceProvider).</w:t>
      </w:r>
    </w:p>
    <w:p w14:paraId="66C4C3AD" w14:textId="18A3B361" w:rsidR="004F3459" w:rsidRDefault="004F3459" w:rsidP="004F3459">
      <w:pPr>
        <w:pStyle w:val="CodeSnippet"/>
        <w:rPr>
          <w:rFonts w:cs="Consolas"/>
          <w:sz w:val="19"/>
          <w:szCs w:val="19"/>
        </w:rPr>
      </w:pPr>
      <w:r>
        <w:rPr>
          <w:rFonts w:cs="Consolas"/>
          <w:color w:val="0000FF"/>
          <w:sz w:val="19"/>
          <w:szCs w:val="19"/>
        </w:rPr>
        <w:t xml:space="preserve">                     </w:t>
      </w:r>
      <w:r>
        <w:rPr>
          <w:rFonts w:cs="Consolas"/>
          <w:sz w:val="19"/>
          <w:szCs w:val="19"/>
        </w:rPr>
        <w:t>AddComponent&lt;App&gt;(</w:t>
      </w:r>
      <w:r>
        <w:rPr>
          <w:rFonts w:cs="Consolas"/>
          <w:color w:val="A31515"/>
          <w:sz w:val="19"/>
          <w:szCs w:val="19"/>
        </w:rPr>
        <w:t>"app"</w:t>
      </w:r>
      <w:r>
        <w:rPr>
          <w:rFonts w:cs="Consolas"/>
          <w:sz w:val="19"/>
          <w:szCs w:val="19"/>
        </w:rPr>
        <w:t>);</w:t>
      </w:r>
    </w:p>
    <w:p w14:paraId="2593B2F8" w14:textId="77777777" w:rsidR="004F3459" w:rsidRDefault="004F3459" w:rsidP="004F3459">
      <w:pPr>
        <w:pStyle w:val="CodeSnippet"/>
        <w:rPr>
          <w:rFonts w:cs="Consolas"/>
          <w:sz w:val="19"/>
          <w:szCs w:val="19"/>
        </w:rPr>
      </w:pPr>
      <w:r>
        <w:rPr>
          <w:rFonts w:cs="Consolas"/>
          <w:sz w:val="19"/>
          <w:szCs w:val="19"/>
        </w:rPr>
        <w:t>}</w:t>
      </w:r>
    </w:p>
    <w:p w14:paraId="7DA86425" w14:textId="77777777" w:rsidR="004F3459" w:rsidRDefault="004F3459" w:rsidP="004F3459">
      <w:pPr>
        <w:pStyle w:val="BodyText"/>
      </w:pPr>
    </w:p>
    <w:p w14:paraId="14FA87EB" w14:textId="177F2E18" w:rsidR="00116847" w:rsidRDefault="00116847" w:rsidP="004F3459">
      <w:pPr>
        <w:pStyle w:val="BodyText"/>
      </w:pPr>
      <w:r w:rsidRPr="004F3459">
        <w:t xml:space="preserve">This ensures that </w:t>
      </w:r>
      <w:r w:rsidR="00CB62CC">
        <w:t xml:space="preserve">the </w:t>
      </w:r>
      <w:proofErr w:type="spellStart"/>
      <w:r w:rsidRPr="004F3459">
        <w:rPr>
          <w:rStyle w:val="VerbatimChar"/>
          <w:rFonts w:ascii="Calibri" w:hAnsi="Calibri"/>
          <w:b/>
          <w:sz w:val="20"/>
        </w:rPr>
        <w:t>HttpClient</w:t>
      </w:r>
      <w:proofErr w:type="spellEnd"/>
      <w:r w:rsidRPr="004F3459">
        <w:t xml:space="preserve"> is always passed to the</w:t>
      </w:r>
      <w:ins w:id="263" w:author="Rick Strahl" w:date="2018-07-29T16:46:00Z">
        <w:r w:rsidR="00A319C3">
          <w:t xml:space="preserve"> business object</w:t>
        </w:r>
      </w:ins>
      <w:r w:rsidRPr="004F3459">
        <w:t xml:space="preserve"> constructor when injected. To inject the business object </w:t>
      </w:r>
      <w:r w:rsidR="004F3459">
        <w:t xml:space="preserve">and use </w:t>
      </w:r>
      <w:r w:rsidR="000E6D78">
        <w:t>it</w:t>
      </w:r>
      <w:r w:rsidR="00CB62CC">
        <w:t>,</w:t>
      </w:r>
      <w:r w:rsidR="000E6D78">
        <w:t xml:space="preserve"> </w:t>
      </w:r>
      <w:r w:rsidR="004F3459">
        <w:t>I can now do the following</w:t>
      </w:r>
      <w:ins w:id="264" w:author="Rick Strahl" w:date="2018-07-29T16:46:00Z">
        <w:r w:rsidR="00A319C3">
          <w:t xml:space="preserve"> in the page</w:t>
        </w:r>
      </w:ins>
      <w:r w:rsidR="000E6D78">
        <w:t>:</w:t>
      </w:r>
    </w:p>
    <w:p w14:paraId="1C4EB1FC" w14:textId="77777777" w:rsidR="004F3459" w:rsidRDefault="004F3459" w:rsidP="004F3459">
      <w:pPr>
        <w:pStyle w:val="BodyText"/>
      </w:pPr>
    </w:p>
    <w:p w14:paraId="2D219C15" w14:textId="77777777" w:rsidR="004F3459" w:rsidRDefault="004F3459" w:rsidP="004F3459">
      <w:pPr>
        <w:pStyle w:val="CodeSnippet"/>
        <w:rPr>
          <w:rFonts w:cs="Consolas"/>
          <w:sz w:val="19"/>
          <w:szCs w:val="19"/>
        </w:rPr>
      </w:pPr>
      <w:bookmarkStart w:id="265" w:name="javascript-interop"/>
      <w:bookmarkEnd w:id="265"/>
      <w:r>
        <w:rPr>
          <w:rFonts w:cs="Consolas"/>
          <w:sz w:val="19"/>
          <w:szCs w:val="19"/>
          <w:highlight w:val="yellow"/>
        </w:rPr>
        <w:t>@inject</w:t>
      </w:r>
      <w:r>
        <w:rPr>
          <w:rFonts w:cs="Consolas"/>
          <w:sz w:val="19"/>
          <w:szCs w:val="19"/>
        </w:rPr>
        <w:t xml:space="preserve"> TodoBusiness TodoBusiness</w:t>
      </w:r>
    </w:p>
    <w:p w14:paraId="7D6DACF7" w14:textId="77777777" w:rsidR="004F3459" w:rsidRDefault="004F3459" w:rsidP="004F3459">
      <w:pPr>
        <w:pStyle w:val="CodeSnippet"/>
        <w:rPr>
          <w:rFonts w:cs="Consolas"/>
          <w:sz w:val="19"/>
          <w:szCs w:val="19"/>
        </w:rPr>
      </w:pPr>
    </w:p>
    <w:p w14:paraId="739169AD" w14:textId="77777777" w:rsidR="004F3459" w:rsidRDefault="004F3459" w:rsidP="004F3459">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2C900C0F" w14:textId="77777777" w:rsidR="004F3459" w:rsidRDefault="004F3459" w:rsidP="004F3459">
      <w:pPr>
        <w:pStyle w:val="CodeSnippet"/>
        <w:rPr>
          <w:rFonts w:cs="Consolas"/>
          <w:sz w:val="19"/>
          <w:szCs w:val="19"/>
        </w:rPr>
      </w:pPr>
      <w:r>
        <w:rPr>
          <w:rFonts w:cs="Consolas"/>
          <w:color w:val="0000FF"/>
          <w:sz w:val="19"/>
          <w:szCs w:val="19"/>
        </w:rPr>
        <w:t>async</w:t>
      </w:r>
      <w:r>
        <w:rPr>
          <w:rFonts w:cs="Consolas"/>
          <w:sz w:val="19"/>
          <w:szCs w:val="19"/>
        </w:rPr>
        <w:t xml:space="preserve"> Task loadTodos()</w:t>
      </w:r>
    </w:p>
    <w:p w14:paraId="2D2B58D1" w14:textId="77777777" w:rsidR="004F3459" w:rsidRDefault="004F3459" w:rsidP="004F3459">
      <w:pPr>
        <w:pStyle w:val="CodeSnippet"/>
        <w:rPr>
          <w:rFonts w:cs="Consolas"/>
          <w:sz w:val="19"/>
          <w:szCs w:val="19"/>
        </w:rPr>
      </w:pPr>
      <w:r>
        <w:rPr>
          <w:rFonts w:cs="Consolas"/>
          <w:sz w:val="19"/>
          <w:szCs w:val="19"/>
        </w:rPr>
        <w:t>{</w:t>
      </w:r>
    </w:p>
    <w:p w14:paraId="72FB1AB2" w14:textId="664A9B3C" w:rsidR="004F3459" w:rsidDel="00A319C3" w:rsidRDefault="004F3459" w:rsidP="004F3459">
      <w:pPr>
        <w:pStyle w:val="CodeSnippet"/>
        <w:rPr>
          <w:del w:id="266" w:author="Rick Strahl" w:date="2018-07-29T16:46:00Z"/>
          <w:rFonts w:cs="Consolas"/>
          <w:sz w:val="19"/>
          <w:szCs w:val="19"/>
        </w:rPr>
      </w:pPr>
      <w:del w:id="267" w:author="Rick Strahl" w:date="2018-07-29T16:46:00Z">
        <w:r w:rsidDel="00A319C3">
          <w:rPr>
            <w:rFonts w:cs="Consolas"/>
            <w:sz w:val="19"/>
            <w:szCs w:val="19"/>
          </w:rPr>
          <w:delText xml:space="preserve">    </w:delText>
        </w:r>
        <w:r w:rsidDel="00A319C3">
          <w:rPr>
            <w:rFonts w:cs="Consolas"/>
            <w:color w:val="0000FF"/>
            <w:sz w:val="19"/>
            <w:szCs w:val="19"/>
          </w:rPr>
          <w:delText>var</w:delText>
        </w:r>
        <w:r w:rsidDel="00A319C3">
          <w:rPr>
            <w:rFonts w:cs="Consolas"/>
            <w:sz w:val="19"/>
            <w:szCs w:val="19"/>
          </w:rPr>
          <w:delText xml:space="preserve"> busTodos = TodoBusiness;</w:delText>
        </w:r>
      </w:del>
    </w:p>
    <w:p w14:paraId="263C1786" w14:textId="182C4BDC" w:rsidR="004F3459" w:rsidRDefault="004F3459" w:rsidP="004F3459">
      <w:pPr>
        <w:pStyle w:val="CodeSnippet"/>
        <w:rPr>
          <w:rFonts w:cs="Consolas"/>
          <w:sz w:val="19"/>
          <w:szCs w:val="19"/>
        </w:rPr>
      </w:pPr>
      <w:r>
        <w:rPr>
          <w:rFonts w:cs="Consolas"/>
          <w:sz w:val="19"/>
          <w:szCs w:val="19"/>
        </w:rPr>
        <w:t xml:space="preserve">    todoItems = </w:t>
      </w:r>
      <w:r>
        <w:rPr>
          <w:rFonts w:cs="Consolas"/>
          <w:color w:val="0000FF"/>
          <w:sz w:val="19"/>
          <w:szCs w:val="19"/>
        </w:rPr>
        <w:t>await</w:t>
      </w:r>
      <w:r>
        <w:rPr>
          <w:rFonts w:cs="Consolas"/>
          <w:sz w:val="19"/>
          <w:szCs w:val="19"/>
        </w:rPr>
        <w:t xml:space="preserve"> </w:t>
      </w:r>
      <w:del w:id="268" w:author="Rick Strahl" w:date="2018-07-29T16:46:00Z">
        <w:r w:rsidDel="00A319C3">
          <w:rPr>
            <w:rFonts w:cs="Consolas"/>
            <w:sz w:val="19"/>
            <w:szCs w:val="19"/>
          </w:rPr>
          <w:delText>busTodos</w:delText>
        </w:r>
      </w:del>
      <w:ins w:id="269" w:author="Rick Strahl" w:date="2018-07-29T16:46:00Z">
        <w:r w:rsidR="00A319C3">
          <w:rPr>
            <w:rFonts w:cs="Consolas"/>
            <w:sz w:val="19"/>
            <w:szCs w:val="19"/>
          </w:rPr>
          <w:t>TodoBusiness</w:t>
        </w:r>
      </w:ins>
      <w:r>
        <w:rPr>
          <w:rFonts w:cs="Consolas"/>
          <w:sz w:val="19"/>
          <w:szCs w:val="19"/>
        </w:rPr>
        <w:t>.LoadTodos();</w:t>
      </w:r>
    </w:p>
    <w:p w14:paraId="648305C3" w14:textId="053FCAE5" w:rsidR="004F3459" w:rsidRDefault="004F3459" w:rsidP="004F3459">
      <w:pPr>
        <w:pStyle w:val="CodeSnippet"/>
        <w:rPr>
          <w:rFonts w:cs="Consolas"/>
          <w:sz w:val="19"/>
          <w:szCs w:val="19"/>
          <w:highlight w:val="yellow"/>
        </w:rPr>
      </w:pPr>
      <w:r>
        <w:rPr>
          <w:rFonts w:cs="Consolas"/>
          <w:sz w:val="19"/>
          <w:szCs w:val="19"/>
        </w:rPr>
        <w:t xml:space="preserve">} </w:t>
      </w:r>
      <w:r>
        <w:rPr>
          <w:rFonts w:cs="Consolas"/>
          <w:sz w:val="19"/>
          <w:szCs w:val="19"/>
          <w:highlight w:val="yellow"/>
        </w:rPr>
        <w:t>}</w:t>
      </w:r>
    </w:p>
    <w:p w14:paraId="7B576491" w14:textId="77777777" w:rsidR="00CB62CC" w:rsidRDefault="00CB62CC" w:rsidP="00CB62CC">
      <w:pPr>
        <w:pStyle w:val="BodyText"/>
      </w:pPr>
    </w:p>
    <w:p w14:paraId="04D6BBC6" w14:textId="77777777" w:rsidR="00116847" w:rsidRDefault="00116847" w:rsidP="00116847">
      <w:pPr>
        <w:pStyle w:val="Heading3"/>
      </w:pPr>
      <w:r>
        <w:t>JavaScript Interop</w:t>
      </w:r>
    </w:p>
    <w:p w14:paraId="148C4D95" w14:textId="57322F8D" w:rsidR="000E6D78" w:rsidRDefault="000E6D78" w:rsidP="000E6D78">
      <w:pPr>
        <w:pStyle w:val="BodyText"/>
      </w:pPr>
      <w:r>
        <w:t xml:space="preserve">The idea of </w:t>
      </w:r>
      <w:proofErr w:type="spellStart"/>
      <w:r>
        <w:t>Blazor</w:t>
      </w:r>
      <w:proofErr w:type="spellEnd"/>
      <w:r>
        <w:t xml:space="preserve"> </w:t>
      </w:r>
      <w:del w:id="270" w:author="Rick Strahl" w:date="2018-07-29T16:47:00Z">
        <w:r w:rsidDel="00A319C3">
          <w:delText xml:space="preserve">as it is with other frameworks </w:delText>
        </w:r>
      </w:del>
      <w:r>
        <w:t xml:space="preserve">is that you should be using the framework as much as possible to manage the UI and </w:t>
      </w:r>
      <w:r>
        <w:rPr>
          <w:b/>
        </w:rPr>
        <w:t>not</w:t>
      </w:r>
      <w:r>
        <w:t xml:space="preserve"> resort to falling back to raw DOM updates. In this way</w:t>
      </w:r>
      <w:r w:rsidR="00CB62CC">
        <w:t>,</w:t>
      </w:r>
      <w:r>
        <w:t xml:space="preserve"> the platform for rendering can potentially be changed without having to change your code.</w:t>
      </w:r>
    </w:p>
    <w:p w14:paraId="538FEFFD" w14:textId="77777777" w:rsidR="000E6D78" w:rsidRDefault="000E6D78" w:rsidP="000E6D78">
      <w:pPr>
        <w:pStyle w:val="BodyText"/>
      </w:pPr>
    </w:p>
    <w:p w14:paraId="4BD62737" w14:textId="3B571D7F" w:rsidR="000E6D78" w:rsidRDefault="00116847" w:rsidP="00116847">
      <w:pPr>
        <w:pStyle w:val="BodyText"/>
      </w:pPr>
      <w:r>
        <w:t>Nevertheless</w:t>
      </w:r>
      <w:r w:rsidR="00CB62CC">
        <w:t>,</w:t>
      </w:r>
      <w:r>
        <w:t xml:space="preserve"> sometimes you need to call back into JavaScript to </w:t>
      </w:r>
      <w:r w:rsidR="000E6D78">
        <w:t xml:space="preserve">access </w:t>
      </w:r>
      <w:r w:rsidR="00CB62CC">
        <w:t xml:space="preserve">a </w:t>
      </w:r>
      <w:r w:rsidR="000E6D78">
        <w:t>separate JavaScript library, interact with the DOM directly</w:t>
      </w:r>
      <w:r w:rsidR="00CB62CC">
        <w:t>,</w:t>
      </w:r>
      <w:r w:rsidR="000E6D78">
        <w:t xml:space="preserve"> or access</w:t>
      </w:r>
      <w:r>
        <w:t xml:space="preserve"> </w:t>
      </w:r>
      <w:r w:rsidR="00CB62CC">
        <w:t>b</w:t>
      </w:r>
      <w:r>
        <w:t>rowser APIs that aren't available to Razor. For this scenario</w:t>
      </w:r>
      <w:r w:rsidR="00CB62CC">
        <w:t>,</w:t>
      </w:r>
      <w:r>
        <w:t xml:space="preserve"> there are interop helpers </w:t>
      </w:r>
      <w:r w:rsidR="000E6D78">
        <w:t xml:space="preserve">built into the </w:t>
      </w:r>
      <w:proofErr w:type="spellStart"/>
      <w:r w:rsidR="000E6D78">
        <w:t>Blazor</w:t>
      </w:r>
      <w:proofErr w:type="spellEnd"/>
      <w:r w:rsidR="000E6D78">
        <w:t xml:space="preserve"> JavaScript client </w:t>
      </w:r>
      <w:r>
        <w:t>that allow</w:t>
      </w:r>
      <w:del w:id="271" w:author="Rick Strahl" w:date="2018-07-29T16:47:00Z">
        <w:r w:rsidR="000E6D78" w:rsidDel="00A319C3">
          <w:delText>s</w:delText>
        </w:r>
      </w:del>
      <w:r>
        <w:t xml:space="preserve"> you to call into JavaScript from </w:t>
      </w:r>
      <w:proofErr w:type="spellStart"/>
      <w:r>
        <w:t>Blazor</w:t>
      </w:r>
      <w:proofErr w:type="spellEnd"/>
      <w:r>
        <w:t xml:space="preserve"> and call into </w:t>
      </w:r>
      <w:proofErr w:type="spellStart"/>
      <w:r>
        <w:t>Blazor</w:t>
      </w:r>
      <w:proofErr w:type="spellEnd"/>
      <w:r>
        <w:t xml:space="preserve"> from JavaScript. </w:t>
      </w:r>
    </w:p>
    <w:p w14:paraId="59008A59" w14:textId="77777777" w:rsidR="000E6D78" w:rsidRDefault="000E6D78" w:rsidP="00116847">
      <w:pPr>
        <w:pStyle w:val="BodyText"/>
      </w:pPr>
    </w:p>
    <w:p w14:paraId="39C66C21" w14:textId="455EA299" w:rsidR="00116847" w:rsidRDefault="00116847" w:rsidP="00116847">
      <w:pPr>
        <w:pStyle w:val="BodyText"/>
      </w:pPr>
      <w:r>
        <w:t xml:space="preserve">This is a fairly involved topic that requires a bit of explanation and lots of little details that are too long to cover here, </w:t>
      </w:r>
      <w:r w:rsidR="000E6D78">
        <w:t xml:space="preserve">so </w:t>
      </w:r>
      <w:r>
        <w:t>I'll refer you to a great topic on the</w:t>
      </w:r>
      <w:r w:rsidR="000E6D78">
        <w:t xml:space="preserve"> excellent</w:t>
      </w:r>
      <w:r>
        <w:t xml:space="preserve"> </w:t>
      </w:r>
      <w:r w:rsidRPr="00A319C3">
        <w:rPr>
          <w:b/>
          <w:rPrChange w:id="272" w:author="Rick Strahl" w:date="2018-07-29T16:48:00Z">
            <w:rPr/>
          </w:rPrChange>
        </w:rPr>
        <w:t xml:space="preserve">Learn </w:t>
      </w:r>
      <w:proofErr w:type="spellStart"/>
      <w:r w:rsidRPr="00A319C3">
        <w:rPr>
          <w:b/>
          <w:rPrChange w:id="273" w:author="Rick Strahl" w:date="2018-07-29T16:48:00Z">
            <w:rPr/>
          </w:rPrChange>
        </w:rPr>
        <w:t>Blazor</w:t>
      </w:r>
      <w:proofErr w:type="spellEnd"/>
      <w:r w:rsidRPr="00A319C3">
        <w:rPr>
          <w:b/>
          <w:rPrChange w:id="274" w:author="Rick Strahl" w:date="2018-07-29T16:48:00Z">
            <w:rPr/>
          </w:rPrChange>
        </w:rPr>
        <w:t xml:space="preserve"> site</w:t>
      </w:r>
      <w:r>
        <w:t xml:space="preserve"> </w:t>
      </w:r>
      <w:r w:rsidR="008F3544">
        <w:t>(</w:t>
      </w:r>
      <w:hyperlink r:id="rId26" w:history="1">
        <w:r w:rsidR="008F3544" w:rsidRPr="00E46B50">
          <w:rPr>
            <w:rStyle w:val="Hyperlink"/>
          </w:rPr>
          <w:t>https://learn-blazor.com/architecture/interop/</w:t>
        </w:r>
      </w:hyperlink>
      <w:r w:rsidR="008F3544">
        <w:t>)</w:t>
      </w:r>
      <w:r w:rsidR="00CB62CC">
        <w:t>,</w:t>
      </w:r>
      <w:r w:rsidR="008F3544">
        <w:t xml:space="preserve"> </w:t>
      </w:r>
      <w:r>
        <w:t>which provides the basics and a more involved sample that uses these Reflection</w:t>
      </w:r>
      <w:r w:rsidR="00CB62CC">
        <w:t>-</w:t>
      </w:r>
      <w:r>
        <w:t xml:space="preserve">like APIs to do </w:t>
      </w:r>
      <w:r w:rsidR="000E6D78">
        <w:t xml:space="preserve">JavaScript </w:t>
      </w:r>
      <w:r>
        <w:t>Interop.</w:t>
      </w:r>
    </w:p>
    <w:p w14:paraId="2C44C6F9" w14:textId="77777777" w:rsidR="000E6D78" w:rsidRDefault="000E6D78" w:rsidP="00116847">
      <w:pPr>
        <w:pStyle w:val="BodyText"/>
      </w:pPr>
    </w:p>
    <w:p w14:paraId="03773FC0" w14:textId="58A5A96D" w:rsidR="00116847" w:rsidDel="00A319C3" w:rsidRDefault="00116847" w:rsidP="00116847">
      <w:pPr>
        <w:pStyle w:val="BodyText"/>
        <w:rPr>
          <w:del w:id="275" w:author="Rick Strahl" w:date="2018-07-29T16:48:00Z"/>
        </w:rPr>
      </w:pPr>
      <w:r>
        <w:t xml:space="preserve">Keep in mind that this </w:t>
      </w:r>
      <w:r w:rsidR="008F3544">
        <w:t>interop functionality</w:t>
      </w:r>
      <w:r>
        <w:t xml:space="preserve"> is very likely to change drastically as Web Assembly gains the ability to directly interact with the DOM. Once that's in place, </w:t>
      </w:r>
      <w:proofErr w:type="spellStart"/>
      <w:r>
        <w:t>Blazor</w:t>
      </w:r>
      <w:proofErr w:type="spellEnd"/>
      <w:ins w:id="276" w:author="Rick Strahl" w:date="2018-07-29T16:48:00Z">
        <w:r w:rsidR="00A319C3">
          <w:t xml:space="preserve"> likely</w:t>
        </w:r>
      </w:ins>
      <w:r>
        <w:t xml:space="preserve"> will have high</w:t>
      </w:r>
      <w:r w:rsidR="00CB62CC">
        <w:t>-</w:t>
      </w:r>
      <w:r>
        <w:t>level DOM abstractions</w:t>
      </w:r>
      <w:ins w:id="277" w:author="Rick Strahl" w:date="2018-07-29T16:48:00Z">
        <w:r w:rsidR="00A319C3">
          <w:t xml:space="preserve"> </w:t>
        </w:r>
      </w:ins>
      <w:del w:id="278" w:author="Rick Strahl" w:date="2018-07-29T16:48:00Z">
        <w:r w:rsidDel="00A319C3">
          <w:delText xml:space="preserve"> access the DOM </w:delText>
        </w:r>
      </w:del>
      <w:r>
        <w:t>and provide an easier way to pass data back and forth.</w:t>
      </w:r>
    </w:p>
    <w:p w14:paraId="441E24FE" w14:textId="77777777" w:rsidR="00CB62CC" w:rsidRDefault="00CB62CC" w:rsidP="00116847">
      <w:pPr>
        <w:pStyle w:val="BodyText"/>
      </w:pPr>
    </w:p>
    <w:p w14:paraId="666AB5C8" w14:textId="77777777" w:rsidR="00116847" w:rsidRDefault="00116847" w:rsidP="00116847">
      <w:pPr>
        <w:pStyle w:val="Heading2"/>
      </w:pPr>
      <w:bookmarkStart w:id="279" w:name="missing-pieces"/>
      <w:bookmarkEnd w:id="279"/>
      <w:r>
        <w:t>Missing Pieces</w:t>
      </w:r>
    </w:p>
    <w:p w14:paraId="26CC9D50" w14:textId="5BBF4CA8" w:rsidR="00116847" w:rsidRDefault="00116847" w:rsidP="00CB62CC">
      <w:pPr>
        <w:pStyle w:val="BodyText"/>
      </w:pPr>
      <w:r>
        <w:t xml:space="preserve">Now that you've seen some of the promise that </w:t>
      </w:r>
      <w:proofErr w:type="spellStart"/>
      <w:r>
        <w:t>Blazor</w:t>
      </w:r>
      <w:proofErr w:type="spellEnd"/>
      <w:r>
        <w:t xml:space="preserve"> brings to using .NET in the </w:t>
      </w:r>
      <w:r w:rsidR="00CB62CC">
        <w:t>b</w:t>
      </w:r>
      <w:r>
        <w:t>rowser</w:t>
      </w:r>
      <w:r w:rsidR="00CB62CC">
        <w:t>,</w:t>
      </w:r>
      <w:r>
        <w:t xml:space="preserve"> it's time to put on the brakes and point at some issues you need to deal with.</w:t>
      </w:r>
    </w:p>
    <w:p w14:paraId="54ECAEEF" w14:textId="77777777" w:rsidR="00CB62CC" w:rsidRDefault="00CB62CC" w:rsidP="00CB62CC">
      <w:pPr>
        <w:pStyle w:val="BodyText"/>
      </w:pPr>
    </w:p>
    <w:p w14:paraId="12BBCFDF" w14:textId="467C21E6" w:rsidR="00116847" w:rsidRPr="00A319C3" w:rsidRDefault="00116847" w:rsidP="00A319C3">
      <w:pPr>
        <w:pStyle w:val="BodyText"/>
        <w:rPr>
          <w:b/>
          <w:bCs/>
          <w:rPrChange w:id="280" w:author="Rick Strahl" w:date="2018-07-29T16:52:00Z">
            <w:rPr/>
          </w:rPrChange>
        </w:rPr>
        <w:pPrChange w:id="281" w:author="Rick Strahl" w:date="2018-07-29T16:52:00Z">
          <w:pPr>
            <w:pStyle w:val="Heading3"/>
          </w:pPr>
        </w:pPrChange>
      </w:pPr>
      <w:bookmarkStart w:id="282" w:name="its-a-prototype"/>
      <w:bookmarkEnd w:id="282"/>
      <w:r w:rsidRPr="00A319C3">
        <w:rPr>
          <w:b/>
          <w:bCs/>
          <w:rPrChange w:id="283" w:author="Rick Strahl" w:date="2018-07-29T16:52:00Z">
            <w:rPr/>
          </w:rPrChange>
        </w:rPr>
        <w:t xml:space="preserve">It's </w:t>
      </w:r>
      <w:ins w:id="284" w:author="Rick Strahl" w:date="2018-07-29T16:49:00Z">
        <w:r w:rsidR="00A319C3" w:rsidRPr="00A319C3">
          <w:rPr>
            <w:b/>
            <w:bCs/>
            <w:rPrChange w:id="285" w:author="Rick Strahl" w:date="2018-07-29T16:52:00Z">
              <w:rPr/>
            </w:rPrChange>
          </w:rPr>
          <w:t>Experimental</w:t>
        </w:r>
      </w:ins>
      <w:del w:id="286" w:author="Rick Strahl" w:date="2018-07-29T16:49:00Z">
        <w:r w:rsidRPr="00A319C3" w:rsidDel="00A319C3">
          <w:rPr>
            <w:b/>
            <w:bCs/>
            <w:rPrChange w:id="287" w:author="Rick Strahl" w:date="2018-07-29T16:52:00Z">
              <w:rPr/>
            </w:rPrChange>
          </w:rPr>
          <w:delText>a Prototype</w:delText>
        </w:r>
      </w:del>
    </w:p>
    <w:p w14:paraId="4A224E44" w14:textId="039C043C" w:rsidR="00116847" w:rsidRDefault="00116847" w:rsidP="008F3544">
      <w:pPr>
        <w:pStyle w:val="BodyText"/>
      </w:pPr>
      <w:del w:id="288" w:author="Rick Strahl" w:date="2018-07-29T16:53:00Z">
        <w:r w:rsidDel="00A319C3">
          <w:delText>I know I mentioned this before</w:delText>
        </w:r>
        <w:r w:rsidR="00CB62CC" w:rsidDel="00A319C3">
          <w:delText>,</w:delText>
        </w:r>
        <w:r w:rsidDel="00A319C3">
          <w:delText xml:space="preserve"> but the c</w:delText>
        </w:r>
      </w:del>
      <w:ins w:id="289" w:author="Rick Strahl" w:date="2018-07-29T16:53:00Z">
        <w:r w:rsidR="00A319C3">
          <w:t>C</w:t>
        </w:r>
      </w:ins>
      <w:r>
        <w:t xml:space="preserve">urrent releases of </w:t>
      </w:r>
      <w:proofErr w:type="spellStart"/>
      <w:r w:rsidR="00CB62CC">
        <w:t>B</w:t>
      </w:r>
      <w:r>
        <w:t>lazor</w:t>
      </w:r>
      <w:proofErr w:type="spellEnd"/>
      <w:r>
        <w:t xml:space="preserve"> are</w:t>
      </w:r>
      <w:ins w:id="290" w:author="Rick Strahl" w:date="2018-07-29T16:49:00Z">
        <w:r w:rsidR="00A319C3">
          <w:t xml:space="preserve"> marked as experimental by Microsoft</w:t>
        </w:r>
      </w:ins>
      <w:del w:id="291" w:author="Rick Strahl" w:date="2018-07-29T16:49:00Z">
        <w:r w:rsidDel="00A319C3">
          <w:delText xml:space="preserve"> previews/prototypes/early alphas or whatever you want to call it</w:delText>
        </w:r>
      </w:del>
      <w:r>
        <w:t xml:space="preserve">. </w:t>
      </w:r>
      <w:r>
        <w:rPr>
          <w:b/>
        </w:rPr>
        <w:t>It is not production code</w:t>
      </w:r>
      <w:r>
        <w:t xml:space="preserve"> and </w:t>
      </w:r>
      <w:r w:rsidR="00CB62CC">
        <w:t>although</w:t>
      </w:r>
      <w:r>
        <w:t xml:space="preserve"> </w:t>
      </w:r>
      <w:proofErr w:type="spellStart"/>
      <w:r>
        <w:t>Blazor</w:t>
      </w:r>
      <w:proofErr w:type="spellEnd"/>
      <w:r>
        <w:t xml:space="preserve"> is quite functional</w:t>
      </w:r>
      <w:r w:rsidR="00CB62CC">
        <w:t>,</w:t>
      </w:r>
      <w:r>
        <w:t xml:space="preserve"> I really wouldn't recommend </w:t>
      </w:r>
      <w:r w:rsidR="00CB62CC">
        <w:t xml:space="preserve">that </w:t>
      </w:r>
      <w:r>
        <w:t xml:space="preserve">you start building anything production with it. </w:t>
      </w:r>
      <w:r w:rsidRPr="00CB62CC">
        <w:t>It will change</w:t>
      </w:r>
      <w:r w:rsidR="00CB62CC">
        <w:t>—</w:t>
      </w:r>
      <w:r>
        <w:t>drastically most likely</w:t>
      </w:r>
      <w:ins w:id="292" w:author="Rick Strahl" w:date="2018-07-29T16:50:00Z">
        <w:r w:rsidR="00A319C3">
          <w:t>,</w:t>
        </w:r>
      </w:ins>
      <w:ins w:id="293" w:author="Rick Strahl" w:date="2018-07-29T16:49:00Z">
        <w:r w:rsidR="00A319C3">
          <w:t xml:space="preserve"> and any code you write today </w:t>
        </w:r>
      </w:ins>
      <w:ins w:id="294" w:author="Rick Strahl" w:date="2018-07-29T16:50:00Z">
        <w:r w:rsidR="00A319C3">
          <w:t xml:space="preserve">is very likely to break with newer versions </w:t>
        </w:r>
        <w:r w:rsidR="00A319C3">
          <w:t>going forward</w:t>
        </w:r>
      </w:ins>
      <w:r>
        <w:t>.</w:t>
      </w:r>
      <w:ins w:id="295" w:author="Rick Strahl" w:date="2018-07-29T16:53:00Z">
        <w:r w:rsidR="00A319C3">
          <w:t xml:space="preserve"> There’s no guarantee that </w:t>
        </w:r>
        <w:proofErr w:type="spellStart"/>
        <w:r w:rsidR="00A319C3">
          <w:t>Blazor</w:t>
        </w:r>
        <w:proofErr w:type="spellEnd"/>
        <w:r w:rsidR="00A319C3">
          <w:t xml:space="preserve"> will turn into a real product, although I think given feedback and these early versions it’s good guess that this project will go forward.</w:t>
        </w:r>
      </w:ins>
    </w:p>
    <w:p w14:paraId="3B9CE6A7" w14:textId="77777777" w:rsidR="00A319C3" w:rsidRDefault="00A319C3" w:rsidP="00A319C3">
      <w:pPr>
        <w:pStyle w:val="BodyText"/>
        <w:rPr>
          <w:ins w:id="296" w:author="Rick Strahl" w:date="2018-07-29T16:52:00Z"/>
        </w:rPr>
      </w:pPr>
      <w:bookmarkStart w:id="297" w:name="no-debugging"/>
      <w:bookmarkEnd w:id="297"/>
    </w:p>
    <w:p w14:paraId="21215FA5" w14:textId="771A00C8" w:rsidR="00116847" w:rsidRPr="00A319C3" w:rsidRDefault="00116847" w:rsidP="00A319C3">
      <w:pPr>
        <w:pStyle w:val="BodyText"/>
        <w:rPr>
          <w:b/>
          <w:bCs/>
          <w:rPrChange w:id="298" w:author="Rick Strahl" w:date="2018-07-29T16:52:00Z">
            <w:rPr/>
          </w:rPrChange>
        </w:rPr>
        <w:pPrChange w:id="299" w:author="Rick Strahl" w:date="2018-07-29T16:52:00Z">
          <w:pPr>
            <w:pStyle w:val="Heading3"/>
          </w:pPr>
        </w:pPrChange>
      </w:pPr>
      <w:r w:rsidRPr="00A319C3">
        <w:rPr>
          <w:b/>
          <w:rPrChange w:id="300" w:author="Rick Strahl" w:date="2018-07-29T16:52:00Z">
            <w:rPr/>
          </w:rPrChange>
        </w:rPr>
        <w:t>No Debugging</w:t>
      </w:r>
    </w:p>
    <w:p w14:paraId="185F07B9" w14:textId="0B57D200" w:rsidR="00116847" w:rsidRDefault="00116847" w:rsidP="008F3544">
      <w:pPr>
        <w:pStyle w:val="BodyText"/>
      </w:pPr>
      <w:r>
        <w:lastRenderedPageBreak/>
        <w:t>Currently</w:t>
      </w:r>
      <w:r w:rsidR="00CB62CC">
        <w:t>,</w:t>
      </w:r>
      <w:r>
        <w:t xml:space="preserve"> there's no </w:t>
      </w:r>
      <w:r w:rsidR="008F3544">
        <w:t xml:space="preserve">debugging </w:t>
      </w:r>
      <w:r>
        <w:t xml:space="preserve">support </w:t>
      </w:r>
      <w:r w:rsidR="008F3544">
        <w:t>i</w:t>
      </w:r>
      <w:r>
        <w:t xml:space="preserve">n </w:t>
      </w:r>
      <w:proofErr w:type="spellStart"/>
      <w:r>
        <w:t>Blazor</w:t>
      </w:r>
      <w:proofErr w:type="spellEnd"/>
      <w:r w:rsidR="008F3544">
        <w:t>, which means</w:t>
      </w:r>
      <w:r>
        <w:t xml:space="preserve"> </w:t>
      </w:r>
      <w:r w:rsidR="00721BE3">
        <w:t xml:space="preserve">that </w:t>
      </w:r>
      <w:r>
        <w:t>you can't start Visual Studio or VS Code</w:t>
      </w:r>
      <w:ins w:id="301" w:author="Rick Strahl" w:date="2018-07-29T16:50:00Z">
        <w:r w:rsidR="00A319C3">
          <w:t xml:space="preserve"> and </w:t>
        </w:r>
      </w:ins>
      <w:ins w:id="302" w:author="Rick Strahl" w:date="2018-07-29T16:51:00Z">
        <w:r w:rsidR="00A319C3">
          <w:t>just step into C# or Razor code</w:t>
        </w:r>
      </w:ins>
      <w:r>
        <w:t xml:space="preserve">. Remember </w:t>
      </w:r>
      <w:r w:rsidR="00CB62CC">
        <w:t xml:space="preserve">that </w:t>
      </w:r>
      <w:proofErr w:type="spellStart"/>
      <w:r w:rsidR="00B220A1">
        <w:t>Blaz</w:t>
      </w:r>
      <w:r w:rsidR="00CB62CC">
        <w:t>or</w:t>
      </w:r>
      <w:proofErr w:type="spellEnd"/>
      <w:r w:rsidR="00B220A1">
        <w:t xml:space="preserve"> </w:t>
      </w:r>
      <w:r>
        <w:t>runs in the browser through Web Assembly and you</w:t>
      </w:r>
      <w:r w:rsidR="00CB62CC">
        <w:t>’</w:t>
      </w:r>
      <w:r>
        <w:t>re running interpreted .NET code</w:t>
      </w:r>
      <w:r w:rsidR="00721BE3">
        <w:t>,</w:t>
      </w:r>
      <w:r>
        <w:t xml:space="preserve"> which is an extremely long dev pipeline with no help from the browser tools to provide tooling.</w:t>
      </w:r>
    </w:p>
    <w:p w14:paraId="18886195" w14:textId="77777777" w:rsidR="008F3544" w:rsidRDefault="008F3544" w:rsidP="008F3544">
      <w:pPr>
        <w:pStyle w:val="BodyText"/>
      </w:pPr>
    </w:p>
    <w:p w14:paraId="10B80253" w14:textId="3BF31283" w:rsidR="00116847" w:rsidRDefault="00116847" w:rsidP="00116847">
      <w:pPr>
        <w:pStyle w:val="BodyText"/>
      </w:pPr>
      <w:r>
        <w:t>Microsoft has indicated that this is a priority feature and as I write this</w:t>
      </w:r>
      <w:r w:rsidR="00721BE3">
        <w:t>,</w:t>
      </w:r>
      <w:r>
        <w:t xml:space="preserve"> there have been a few Twitter posts from the </w:t>
      </w:r>
      <w:r w:rsidR="00B220A1">
        <w:t xml:space="preserve">team </w:t>
      </w:r>
      <w:r>
        <w:t>talking about early rough implementations of a .NET client</w:t>
      </w:r>
      <w:r w:rsidR="00721BE3">
        <w:t>-</w:t>
      </w:r>
      <w:r>
        <w:t>side debugger</w:t>
      </w:r>
      <w:r w:rsidR="00B220A1">
        <w:t xml:space="preserve"> under active development and in testing.</w:t>
      </w:r>
    </w:p>
    <w:p w14:paraId="680CACDA" w14:textId="77777777" w:rsidR="00B220A1" w:rsidRDefault="00B220A1" w:rsidP="00116847">
      <w:pPr>
        <w:pStyle w:val="BodyText"/>
      </w:pPr>
    </w:p>
    <w:p w14:paraId="7E3DF3E1" w14:textId="5B12B3E0" w:rsidR="00116847" w:rsidRDefault="00116847" w:rsidP="001B1422">
      <w:pPr>
        <w:pStyle w:val="BodyText"/>
      </w:pPr>
      <w:r w:rsidRPr="001B1422">
        <w:t>In the meantime</w:t>
      </w:r>
      <w:r w:rsidR="00721BE3">
        <w:t>,</w:t>
      </w:r>
      <w:r w:rsidRPr="001B1422">
        <w:t xml:space="preserve"> </w:t>
      </w:r>
      <w:r w:rsidR="001B1422" w:rsidRPr="001B1422">
        <w:t>there aren’t many</w:t>
      </w:r>
      <w:r w:rsidRPr="001B1422">
        <w:t xml:space="preserve"> options for runtime debugging of code. The best way I've found is to use </w:t>
      </w:r>
      <w:proofErr w:type="spellStart"/>
      <w:r w:rsidRPr="001B1422">
        <w:rPr>
          <w:rStyle w:val="VerbatimChar"/>
          <w:rFonts w:ascii="Calibri" w:hAnsi="Calibri"/>
          <w:b/>
          <w:sz w:val="20"/>
        </w:rPr>
        <w:t>Console.WriteLine</w:t>
      </w:r>
      <w:proofErr w:type="spellEnd"/>
      <w:r w:rsidRPr="001B1422">
        <w:rPr>
          <w:rStyle w:val="VerbatimChar"/>
          <w:rFonts w:ascii="Calibri" w:hAnsi="Calibri"/>
          <w:b/>
          <w:sz w:val="20"/>
        </w:rPr>
        <w:t>()</w:t>
      </w:r>
      <w:r w:rsidRPr="001B1422">
        <w:t>, which writes its output to the JavaScript browser console. Unfortunately</w:t>
      </w:r>
      <w:r w:rsidR="00721BE3">
        <w:t>,</w:t>
      </w:r>
      <w:r w:rsidRPr="001B1422">
        <w:t xml:space="preserve"> you</w:t>
      </w:r>
      <w:r w:rsidR="00721BE3">
        <w:t>’</w:t>
      </w:r>
      <w:r w:rsidRPr="001B1422">
        <w:t xml:space="preserve">re limited to string values. You can't see full object dumps, but you can use </w:t>
      </w:r>
      <w:proofErr w:type="spellStart"/>
      <w:r w:rsidRPr="001B1422">
        <w:rPr>
          <w:rStyle w:val="VerbatimChar"/>
          <w:rFonts w:ascii="Calibri" w:hAnsi="Calibri"/>
          <w:b/>
          <w:sz w:val="20"/>
        </w:rPr>
        <w:t>JsonUtils.Serialize</w:t>
      </w:r>
      <w:proofErr w:type="spellEnd"/>
      <w:r w:rsidRPr="001B1422">
        <w:rPr>
          <w:rStyle w:val="VerbatimChar"/>
          <w:rFonts w:ascii="Calibri" w:hAnsi="Calibri"/>
          <w:b/>
          <w:sz w:val="20"/>
        </w:rPr>
        <w:t>()</w:t>
      </w:r>
      <w:r w:rsidRPr="001B1422">
        <w:t xml:space="preserve"> to turn objects to string and dump them as JSON to the JavaScript console or the screen</w:t>
      </w:r>
      <w:r w:rsidR="00721BE3">
        <w:t>.</w:t>
      </w:r>
    </w:p>
    <w:p w14:paraId="778B90B5" w14:textId="77777777" w:rsidR="00721BE3" w:rsidRPr="001B1422" w:rsidRDefault="00721BE3" w:rsidP="001B1422">
      <w:pPr>
        <w:pStyle w:val="BodyText"/>
      </w:pPr>
    </w:p>
    <w:p w14:paraId="29C1F4C1" w14:textId="567D7FAC" w:rsidR="00116847" w:rsidRPr="00A319C3" w:rsidRDefault="00116847" w:rsidP="00A319C3">
      <w:pPr>
        <w:pStyle w:val="BodyText"/>
        <w:rPr>
          <w:b/>
          <w:bCs/>
          <w:rPrChange w:id="303" w:author="Rick Strahl" w:date="2018-07-29T16:52:00Z">
            <w:rPr/>
          </w:rPrChange>
        </w:rPr>
        <w:pPrChange w:id="304" w:author="Rick Strahl" w:date="2018-07-29T16:52:00Z">
          <w:pPr>
            <w:pStyle w:val="Heading3"/>
          </w:pPr>
        </w:pPrChange>
      </w:pPr>
      <w:bookmarkStart w:id="305" w:name="net-standard-but-not-all-of-it"/>
      <w:bookmarkEnd w:id="305"/>
      <w:r w:rsidRPr="00A319C3">
        <w:rPr>
          <w:b/>
          <w:bCs/>
          <w:rPrChange w:id="306" w:author="Rick Strahl" w:date="2018-07-29T16:52:00Z">
            <w:rPr/>
          </w:rPrChange>
        </w:rPr>
        <w:t xml:space="preserve">.NET Standard </w:t>
      </w:r>
      <w:r w:rsidR="00721BE3" w:rsidRPr="00A319C3">
        <w:rPr>
          <w:b/>
          <w:bCs/>
          <w:rPrChange w:id="307" w:author="Rick Strahl" w:date="2018-07-29T16:52:00Z">
            <w:rPr/>
          </w:rPrChange>
        </w:rPr>
        <w:t>b</w:t>
      </w:r>
      <w:r w:rsidRPr="00A319C3">
        <w:rPr>
          <w:b/>
          <w:bCs/>
          <w:rPrChange w:id="308" w:author="Rick Strahl" w:date="2018-07-29T16:52:00Z">
            <w:rPr/>
          </w:rPrChange>
        </w:rPr>
        <w:t>ut Not All of it</w:t>
      </w:r>
    </w:p>
    <w:p w14:paraId="10D746E4" w14:textId="0D496106" w:rsidR="00116847" w:rsidDel="00A319C3" w:rsidRDefault="00A34496" w:rsidP="00A34496">
      <w:pPr>
        <w:pStyle w:val="BodyText"/>
        <w:rPr>
          <w:del w:id="309" w:author="Rick Strahl" w:date="2018-07-29T16:52:00Z"/>
        </w:rPr>
      </w:pPr>
      <w:r>
        <w:t>T</w:t>
      </w:r>
      <w:r w:rsidR="00116847" w:rsidRPr="00A34496">
        <w:t>he WASM Mono implementation supports .NET Standard 2.0 and load</w:t>
      </w:r>
      <w:r w:rsidR="004C3B01">
        <w:t>s</w:t>
      </w:r>
      <w:r w:rsidR="00116847" w:rsidRPr="00A34496">
        <w:t xml:space="preserve"> and </w:t>
      </w:r>
      <w:r w:rsidR="004C3B01">
        <w:t xml:space="preserve">can </w:t>
      </w:r>
      <w:r w:rsidR="00116847" w:rsidRPr="00A34496">
        <w:t>execute any assembly built to that</w:t>
      </w:r>
      <w:r w:rsidR="0023665B">
        <w:t xml:space="preserve"> target</w:t>
      </w:r>
      <w:r w:rsidR="00116847" w:rsidRPr="00A34496">
        <w:t xml:space="preserve">. However, there are things that .NET Standard </w:t>
      </w:r>
      <w:r w:rsidR="0023665B">
        <w:t>2.0 supports t</w:t>
      </w:r>
      <w:r w:rsidR="00116847" w:rsidRPr="00A34496">
        <w:t xml:space="preserve">hat simply don't work </w:t>
      </w:r>
      <w:r w:rsidR="0023665B">
        <w:t xml:space="preserve">in the WASM implementation </w:t>
      </w:r>
      <w:r w:rsidR="00116847" w:rsidRPr="00A34496">
        <w:t xml:space="preserve">and so there are quite a few things that might throw </w:t>
      </w:r>
      <w:proofErr w:type="spellStart"/>
      <w:r w:rsidR="00116847" w:rsidRPr="00A34496">
        <w:rPr>
          <w:rStyle w:val="VerbatimChar"/>
          <w:rFonts w:ascii="Calibri" w:hAnsi="Calibri"/>
          <w:b/>
          <w:sz w:val="20"/>
        </w:rPr>
        <w:t>NotSupported</w:t>
      </w:r>
      <w:proofErr w:type="spellEnd"/>
      <w:r w:rsidR="00116847" w:rsidRPr="00A34496">
        <w:t xml:space="preserve"> </w:t>
      </w:r>
      <w:commentRangeStart w:id="310"/>
      <w:r w:rsidR="00116847" w:rsidRPr="00A34496">
        <w:t>exceptions.</w:t>
      </w:r>
      <w:commentRangeEnd w:id="310"/>
      <w:r w:rsidR="00721BE3">
        <w:rPr>
          <w:rStyle w:val="CommentReference"/>
          <w:rFonts w:ascii="Verdana" w:hAnsi="Verdana"/>
        </w:rPr>
        <w:commentReference w:id="310"/>
      </w:r>
    </w:p>
    <w:p w14:paraId="531BDA2D" w14:textId="77777777" w:rsidR="00A319C3" w:rsidRDefault="00A319C3" w:rsidP="00A34496">
      <w:pPr>
        <w:pStyle w:val="BodyText"/>
        <w:rPr>
          <w:ins w:id="311" w:author="Rick Strahl" w:date="2018-07-29T16:52:00Z"/>
        </w:rPr>
      </w:pPr>
    </w:p>
    <w:p w14:paraId="046F35DB" w14:textId="77777777" w:rsidR="00721BE3" w:rsidRPr="00A34496" w:rsidRDefault="00721BE3" w:rsidP="00A34496">
      <w:pPr>
        <w:pStyle w:val="BodyText"/>
      </w:pPr>
    </w:p>
    <w:p w14:paraId="2DC743D7" w14:textId="77777777" w:rsidR="00116847" w:rsidRPr="00A319C3" w:rsidRDefault="00116847" w:rsidP="00A319C3">
      <w:pPr>
        <w:pStyle w:val="BodyText"/>
        <w:rPr>
          <w:b/>
          <w:bCs/>
          <w:rPrChange w:id="312" w:author="Rick Strahl" w:date="2018-07-29T16:52:00Z">
            <w:rPr/>
          </w:rPrChange>
        </w:rPr>
        <w:pPrChange w:id="313" w:author="Rick Strahl" w:date="2018-07-29T16:52:00Z">
          <w:pPr>
            <w:pStyle w:val="Heading3"/>
          </w:pPr>
        </w:pPrChange>
      </w:pPr>
      <w:bookmarkStart w:id="314" w:name="dates-oh-those-javascript-dates"/>
      <w:bookmarkEnd w:id="314"/>
      <w:r w:rsidRPr="00A319C3">
        <w:rPr>
          <w:b/>
          <w:bCs/>
          <w:rPrChange w:id="315" w:author="Rick Strahl" w:date="2018-07-29T16:52:00Z">
            <w:rPr/>
          </w:rPrChange>
        </w:rPr>
        <w:t>Dates, Oh those JavaScript Dates</w:t>
      </w:r>
    </w:p>
    <w:p w14:paraId="50824C9F" w14:textId="43AA56E7" w:rsidR="00116847" w:rsidRDefault="0023665B" w:rsidP="0023665B">
      <w:pPr>
        <w:pStyle w:val="BodyText"/>
      </w:pPr>
      <w:r>
        <w:t>Dates in the browser have always been a pain and it looks like this continues even in Web Assembly</w:t>
      </w:r>
      <w:r w:rsidR="00116847">
        <w:t>.</w:t>
      </w:r>
      <w:r>
        <w:t xml:space="preserve"> Mono handles date access via JavaScript interop</w:t>
      </w:r>
      <w:r w:rsidR="00721BE3">
        <w:t>,</w:t>
      </w:r>
      <w:r>
        <w:t xml:space="preserve"> so those same date limitations show up in the .NET runtime. </w:t>
      </w:r>
      <w:r w:rsidR="00116847">
        <w:t>Currently</w:t>
      </w:r>
      <w:r w:rsidR="00721BE3">
        <w:t>,</w:t>
      </w:r>
      <w:r w:rsidR="00116847">
        <w:t xml:space="preserve"> dates are always in UTC format with no way in .NET to turn them into local dates. </w:t>
      </w:r>
      <w:r>
        <w:t xml:space="preserve">The problem is that </w:t>
      </w:r>
      <w:proofErr w:type="spellStart"/>
      <w:r>
        <w:t>TimeZoneInfo</w:t>
      </w:r>
      <w:proofErr w:type="spellEnd"/>
      <w:r>
        <w:t xml:space="preserve"> isn’t working</w:t>
      </w:r>
      <w:r w:rsidR="00721BE3">
        <w:t>,</w:t>
      </w:r>
      <w:r>
        <w:t xml:space="preserve"> </w:t>
      </w:r>
      <w:commentRangeStart w:id="316"/>
      <w:r>
        <w:t xml:space="preserve">so every </w:t>
      </w:r>
      <w:ins w:id="317" w:author="Rick Strahl" w:date="2018-07-29T19:53:00Z">
        <w:r w:rsidR="00997B77">
          <w:t xml:space="preserve">operation </w:t>
        </w:r>
      </w:ins>
      <w:r>
        <w:t xml:space="preserve">related to </w:t>
      </w:r>
      <w:proofErr w:type="spellStart"/>
      <w:r>
        <w:t>TimeZone</w:t>
      </w:r>
      <w:proofErr w:type="spellEnd"/>
      <w:r>
        <w:t xml:space="preserve"> conversions </w:t>
      </w:r>
      <w:ins w:id="318" w:author="Rick Strahl" w:date="2018-07-29T19:53:00Z">
        <w:r w:rsidR="00997B77">
          <w:t>also has problems</w:t>
        </w:r>
      </w:ins>
      <w:del w:id="319" w:author="Rick Strahl" w:date="2018-07-29T19:53:00Z">
        <w:r w:rsidDel="00997B77">
          <w:delText>current uses</w:delText>
        </w:r>
      </w:del>
      <w:r>
        <w:t xml:space="preserve">. </w:t>
      </w:r>
      <w:commentRangeEnd w:id="316"/>
      <w:r w:rsidR="00721BE3">
        <w:rPr>
          <w:rStyle w:val="CommentReference"/>
          <w:rFonts w:ascii="Verdana" w:hAnsi="Verdana"/>
        </w:rPr>
        <w:commentReference w:id="316"/>
      </w:r>
      <w:r>
        <w:t>As a workaround</w:t>
      </w:r>
      <w:r w:rsidR="00721BE3">
        <w:t>,</w:t>
      </w:r>
      <w:r>
        <w:t xml:space="preserve"> using a Date wrapper with an application </w:t>
      </w:r>
      <w:commentRangeStart w:id="320"/>
      <w:r>
        <w:t xml:space="preserve">fixed offset </w:t>
      </w:r>
      <w:commentRangeEnd w:id="320"/>
      <w:r w:rsidR="00721BE3">
        <w:rPr>
          <w:rStyle w:val="CommentReference"/>
          <w:rFonts w:ascii="Verdana" w:hAnsi="Verdana"/>
        </w:rPr>
        <w:commentReference w:id="320"/>
      </w:r>
      <w:r>
        <w:t>can provide some relief for this issue.</w:t>
      </w:r>
    </w:p>
    <w:p w14:paraId="62472407" w14:textId="77777777" w:rsidR="0023665B" w:rsidRDefault="0023665B" w:rsidP="0023665B">
      <w:pPr>
        <w:pStyle w:val="BodyText"/>
      </w:pPr>
    </w:p>
    <w:p w14:paraId="06494237" w14:textId="67748DB2" w:rsidR="00116847" w:rsidRDefault="0023665B" w:rsidP="0023665B">
      <w:pPr>
        <w:pStyle w:val="BodyText"/>
      </w:pPr>
      <w:r w:rsidRPr="0023665B">
        <w:t>Th</w:t>
      </w:r>
      <w:ins w:id="321" w:author="Rick Strahl" w:date="2018-07-29T19:54:00Z">
        <w:r w:rsidR="00997B77">
          <w:t>e date</w:t>
        </w:r>
      </w:ins>
      <w:del w:id="322" w:author="Rick Strahl" w:date="2018-07-29T19:54:00Z">
        <w:r w:rsidRPr="0023665B" w:rsidDel="00997B77">
          <w:delText>ese</w:delText>
        </w:r>
      </w:del>
      <w:r w:rsidRPr="0023665B">
        <w:t xml:space="preserve"> issue</w:t>
      </w:r>
      <w:del w:id="323" w:author="Rick Strahl" w:date="2018-07-29T19:54:00Z">
        <w:r w:rsidRPr="0023665B" w:rsidDel="00997B77">
          <w:delText>s</w:delText>
        </w:r>
      </w:del>
      <w:r w:rsidRPr="0023665B">
        <w:t xml:space="preserve"> also </w:t>
      </w:r>
      <w:r w:rsidR="00116847" w:rsidRPr="0023665B">
        <w:t>ha</w:t>
      </w:r>
      <w:ins w:id="324" w:author="Rick Strahl" w:date="2018-07-29T19:54:00Z">
        <w:r w:rsidR="00997B77">
          <w:t>s</w:t>
        </w:r>
      </w:ins>
      <w:del w:id="325" w:author="Rick Strahl" w:date="2018-07-29T19:54:00Z">
        <w:r w:rsidRPr="0023665B" w:rsidDel="00997B77">
          <w:delText>ve</w:delText>
        </w:r>
      </w:del>
      <w:r w:rsidR="00116847" w:rsidRPr="0023665B">
        <w:t xml:space="preserve"> side effects. For example</w:t>
      </w:r>
      <w:r w:rsidRPr="0023665B">
        <w:t>,</w:t>
      </w:r>
      <w:r w:rsidR="00116847" w:rsidRPr="0023665B">
        <w:t xml:space="preserve"> I was trying to load JSON.NET to get formatted JSON output from my objects for debugging, but that failed due to some obscure date conversion errors</w:t>
      </w:r>
      <w:ins w:id="326" w:author="Rick Strahl" w:date="2018-07-29T19:54:00Z">
        <w:r w:rsidR="00997B77">
          <w:t xml:space="preserve"> in the serialized data that contains dates</w:t>
        </w:r>
      </w:ins>
      <w:r w:rsidR="00116847" w:rsidRPr="0023665B">
        <w:t xml:space="preserve">. I had to stick with </w:t>
      </w:r>
      <w:proofErr w:type="spellStart"/>
      <w:r w:rsidR="00116847" w:rsidRPr="0023665B">
        <w:rPr>
          <w:rStyle w:val="VerbatimChar"/>
          <w:rFonts w:ascii="Calibri" w:hAnsi="Calibri"/>
          <w:b/>
          <w:sz w:val="20"/>
        </w:rPr>
        <w:t>JsonUtils.Serialize</w:t>
      </w:r>
      <w:proofErr w:type="spellEnd"/>
      <w:r w:rsidR="00116847" w:rsidRPr="0023665B">
        <w:rPr>
          <w:rStyle w:val="VerbatimChar"/>
          <w:rFonts w:ascii="Calibri" w:hAnsi="Calibri"/>
          <w:b/>
          <w:sz w:val="20"/>
        </w:rPr>
        <w:t>()</w:t>
      </w:r>
      <w:r w:rsidR="00116847" w:rsidRPr="0023665B">
        <w:t xml:space="preserve"> </w:t>
      </w:r>
      <w:ins w:id="327" w:author="Rick Strahl" w:date="2018-07-29T19:54:00Z">
        <w:r w:rsidR="00997B77">
          <w:t xml:space="preserve">(a </w:t>
        </w:r>
        <w:proofErr w:type="spellStart"/>
        <w:r w:rsidR="00997B77">
          <w:t>Blazor</w:t>
        </w:r>
        <w:proofErr w:type="spellEnd"/>
        <w:r w:rsidR="00997B77">
          <w:t xml:space="preserve"> supplied function) </w:t>
        </w:r>
      </w:ins>
      <w:r w:rsidR="00116847" w:rsidRPr="0023665B">
        <w:t>and unformatted output.</w:t>
      </w:r>
      <w:r>
        <w:t xml:space="preserve"> </w:t>
      </w:r>
      <w:r w:rsidR="00116847" w:rsidRPr="0023665B">
        <w:t>This is likely to get resolved in future versions, but it just demonstrates that this is preview software</w:t>
      </w:r>
      <w:r w:rsidR="00721BE3">
        <w:t xml:space="preserve"> and</w:t>
      </w:r>
      <w:r w:rsidR="00116847" w:rsidRPr="0023665B">
        <w:t xml:space="preserve"> not ready for production.</w:t>
      </w:r>
    </w:p>
    <w:p w14:paraId="6A94EA30" w14:textId="2D63C0D8" w:rsidR="00BD7ADE" w:rsidRDefault="00BD7ADE" w:rsidP="0023665B">
      <w:pPr>
        <w:pStyle w:val="BodyText"/>
      </w:pPr>
    </w:p>
    <w:p w14:paraId="66E9F934" w14:textId="49290186" w:rsidR="001D3F16" w:rsidRDefault="001D3F16" w:rsidP="001D3F16">
      <w:pPr>
        <w:pStyle w:val="PullQuote"/>
      </w:pPr>
      <w:r>
        <w:t xml:space="preserve">As cool as </w:t>
      </w:r>
      <w:proofErr w:type="spellStart"/>
      <w:r>
        <w:t>Blazor</w:t>
      </w:r>
      <w:proofErr w:type="spellEnd"/>
      <w:r>
        <w:t xml:space="preserve"> is to </w:t>
      </w:r>
      <w:r w:rsidR="004A47E8">
        <w:t xml:space="preserve">experiment </w:t>
      </w:r>
      <w:r>
        <w:t xml:space="preserve">with, it’s a long way from </w:t>
      </w:r>
      <w:r w:rsidR="00721BE3">
        <w:t>p</w:t>
      </w:r>
      <w:r>
        <w:t xml:space="preserve">roduction </w:t>
      </w:r>
      <w:r w:rsidR="00721BE3">
        <w:t>r</w:t>
      </w:r>
      <w:r>
        <w:t>eady</w:t>
      </w:r>
      <w:del w:id="328" w:author="Rick Strahl" w:date="2018-07-29T16:55:00Z">
        <w:r w:rsidR="00721BE3" w:rsidDel="00725C4B">
          <w:delText>.</w:delText>
        </w:r>
      </w:del>
    </w:p>
    <w:p w14:paraId="3913986D" w14:textId="77777777" w:rsidR="00721BE3" w:rsidRDefault="00721BE3" w:rsidP="00721BE3">
      <w:pPr>
        <w:pStyle w:val="BodyText"/>
      </w:pPr>
    </w:p>
    <w:p w14:paraId="61485579" w14:textId="6177C74C" w:rsidR="00BD7ADE" w:rsidRDefault="00BD7ADE" w:rsidP="00BD7ADE">
      <w:pPr>
        <w:pStyle w:val="Heading3"/>
      </w:pPr>
      <w:r>
        <w:t xml:space="preserve">Web Assembly is </w:t>
      </w:r>
      <w:r w:rsidR="00721BE3">
        <w:t>N</w:t>
      </w:r>
      <w:r>
        <w:t xml:space="preserve">ot </w:t>
      </w:r>
      <w:r w:rsidR="00721BE3">
        <w:t>A</w:t>
      </w:r>
      <w:r>
        <w:t>ll about the DOM</w:t>
      </w:r>
    </w:p>
    <w:p w14:paraId="2F03F24D" w14:textId="77777777" w:rsidR="00BD7ADE" w:rsidRDefault="00BD7ADE" w:rsidP="00BD7ADE">
      <w:pPr>
        <w:pStyle w:val="BodyText"/>
      </w:pPr>
      <w:r>
        <w:t xml:space="preserve">It's important to understand that </w:t>
      </w:r>
      <w:proofErr w:type="spellStart"/>
      <w:r>
        <w:rPr>
          <w:b/>
        </w:rPr>
        <w:t>Blazor</w:t>
      </w:r>
      <w:proofErr w:type="spellEnd"/>
      <w:r>
        <w:rPr>
          <w:b/>
        </w:rPr>
        <w:t xml:space="preserve"> is just one way to implement a framework on top of Web Assembly</w:t>
      </w:r>
      <w:r>
        <w:t xml:space="preserve">. </w:t>
      </w:r>
      <w:proofErr w:type="spellStart"/>
      <w:r>
        <w:t>Blazor</w:t>
      </w:r>
      <w:proofErr w:type="spellEnd"/>
      <w:r>
        <w:t xml:space="preserve"> explicitly interacts with the HTML DOM to defer all of its rendering and event handling. However, this is not a requirement.</w:t>
      </w:r>
    </w:p>
    <w:p w14:paraId="45734AAA" w14:textId="77777777" w:rsidR="00BD7ADE" w:rsidRDefault="00BD7ADE" w:rsidP="00BD7ADE">
      <w:pPr>
        <w:pStyle w:val="BodyText"/>
      </w:pPr>
    </w:p>
    <w:p w14:paraId="73043BAA" w14:textId="4D28363F" w:rsidR="00BD7ADE" w:rsidRDefault="00BD7ADE" w:rsidP="00BD7ADE">
      <w:pPr>
        <w:pStyle w:val="BodyText"/>
      </w:pPr>
      <w:r>
        <w:t xml:space="preserve">Because Web Assembly allows executing raw machine code inside of the </w:t>
      </w:r>
      <w:r w:rsidR="00721BE3">
        <w:t>b</w:t>
      </w:r>
      <w:r>
        <w:t>rowser sandbox, it's possible to create entirely new applications</w:t>
      </w:r>
      <w:ins w:id="329" w:author="Rick Strahl" w:date="2018-07-29T16:55:00Z">
        <w:r w:rsidR="00D6343E">
          <w:t xml:space="preserve"> and frameworks</w:t>
        </w:r>
      </w:ins>
      <w:r>
        <w:t xml:space="preserve"> that might not even use the HTML DOM at all. Final display output can be mapped directly to HTML Canvas or WebGL from memory mapped images</w:t>
      </w:r>
      <w:r w:rsidR="00721BE3">
        <w:t>,</w:t>
      </w:r>
      <w:r>
        <w:t xml:space="preserve"> for example</w:t>
      </w:r>
      <w:r w:rsidR="00721BE3">
        <w:t>,</w:t>
      </w:r>
      <w:r>
        <w:t xml:space="preserve"> which is the most likely </w:t>
      </w:r>
      <w:r>
        <w:lastRenderedPageBreak/>
        <w:t>path that high performance and graphics</w:t>
      </w:r>
      <w:r w:rsidR="00721BE3">
        <w:t>-</w:t>
      </w:r>
      <w:r>
        <w:t>intensive applications</w:t>
      </w:r>
      <w:r w:rsidR="00721BE3">
        <w:t>,</w:t>
      </w:r>
      <w:r>
        <w:t xml:space="preserve"> like games</w:t>
      </w:r>
      <w:r w:rsidR="00721BE3">
        <w:t>,</w:t>
      </w:r>
      <w:r>
        <w:t xml:space="preserve"> will take to produce high video frame-rate Web content. No DOM required.</w:t>
      </w:r>
    </w:p>
    <w:p w14:paraId="0471D5C8" w14:textId="77777777" w:rsidR="00BD7ADE" w:rsidRDefault="00BD7ADE" w:rsidP="00BD7ADE">
      <w:pPr>
        <w:pStyle w:val="BodyText"/>
      </w:pPr>
    </w:p>
    <w:p w14:paraId="1E231839" w14:textId="63A9B603" w:rsidR="00BD7ADE" w:rsidRDefault="00BD7ADE" w:rsidP="00BD7ADE">
      <w:pPr>
        <w:pStyle w:val="BodyText"/>
      </w:pPr>
      <w:r>
        <w:t>This same approach also allows completely separate layout engines that aren</w:t>
      </w:r>
      <w:r w:rsidR="00721BE3">
        <w:t>’</w:t>
      </w:r>
      <w:r>
        <w:t xml:space="preserve">t based on HTML. </w:t>
      </w:r>
      <w:r w:rsidR="00721BE3">
        <w:t>You</w:t>
      </w:r>
      <w:r>
        <w:t xml:space="preserve"> can imagine</w:t>
      </w:r>
      <w:r w:rsidR="00721BE3">
        <w:t>,</w:t>
      </w:r>
      <w:r>
        <w:t xml:space="preserve"> for example</w:t>
      </w:r>
      <w:r w:rsidR="00721BE3">
        <w:t>,</w:t>
      </w:r>
      <w:r>
        <w:t xml:space="preserve"> a XAML</w:t>
      </w:r>
      <w:r w:rsidR="00721BE3">
        <w:t>-</w:t>
      </w:r>
      <w:r>
        <w:t xml:space="preserve">based </w:t>
      </w:r>
      <w:ins w:id="330" w:author="Rick Strahl" w:date="2018-07-29T19:55:00Z">
        <w:r w:rsidR="00E8394C">
          <w:t xml:space="preserve">layout </w:t>
        </w:r>
      </w:ins>
      <w:del w:id="331" w:author="Rick Strahl" w:date="2018-07-29T19:55:00Z">
        <w:r w:rsidDel="00E8394C">
          <w:delText xml:space="preserve">output </w:delText>
        </w:r>
      </w:del>
      <w:r>
        <w:t xml:space="preserve">engine that directly renders to </w:t>
      </w:r>
      <w:ins w:id="332" w:author="Rick Strahl" w:date="2018-07-29T19:55:00Z">
        <w:r w:rsidR="00E8394C">
          <w:t xml:space="preserve">Canvas on </w:t>
        </w:r>
      </w:ins>
      <w:r w:rsidR="00721BE3">
        <w:t xml:space="preserve">the </w:t>
      </w:r>
      <w:r>
        <w:t>screen</w:t>
      </w:r>
      <w:r w:rsidR="00721BE3">
        <w:t>,</w:t>
      </w:r>
      <w:r>
        <w:t xml:space="preserve"> which would be more akin to Silverlight. I can't imagine that Microsoft isn't thinking about something along these lines for making UWP or Xamarin Forms apps work in a platform</w:t>
      </w:r>
      <w:r w:rsidR="00721BE3">
        <w:t>-</w:t>
      </w:r>
      <w:r>
        <w:t xml:space="preserve">independent way inside of the </w:t>
      </w:r>
      <w:r w:rsidR="00721BE3">
        <w:t>b</w:t>
      </w:r>
      <w:r>
        <w:t>rowser.</w:t>
      </w:r>
    </w:p>
    <w:p w14:paraId="43650FE2" w14:textId="77777777" w:rsidR="00BD7ADE" w:rsidRDefault="00BD7ADE" w:rsidP="00BD7ADE">
      <w:pPr>
        <w:pStyle w:val="BodyText"/>
      </w:pPr>
    </w:p>
    <w:p w14:paraId="171F2E64" w14:textId="77026073" w:rsidR="00BD7ADE" w:rsidRDefault="00BD7ADE" w:rsidP="00BD7ADE">
      <w:pPr>
        <w:pStyle w:val="BodyText"/>
      </w:pPr>
      <w:r>
        <w:t>In the future</w:t>
      </w:r>
      <w:r w:rsidR="00721BE3">
        <w:t>,</w:t>
      </w:r>
      <w:r>
        <w:t xml:space="preserve"> it's quite easy to imagine that this sort of low</w:t>
      </w:r>
      <w:r w:rsidR="00721BE3">
        <w:t>-</w:t>
      </w:r>
      <w:r>
        <w:t>level interface might bring a new renaissance of new UI frameworks that aren't based around HTML</w:t>
      </w:r>
      <w:r w:rsidR="00721BE3">
        <w:t>-</w:t>
      </w:r>
      <w:r>
        <w:t>based UI. After all</w:t>
      </w:r>
      <w:r w:rsidR="00721BE3">
        <w:t>,</w:t>
      </w:r>
      <w:r>
        <w:t xml:space="preserve"> we've been stuck in the HTML</w:t>
      </w:r>
      <w:r w:rsidR="00721BE3">
        <w:t>-</w:t>
      </w:r>
      <w:r>
        <w:t xml:space="preserve">centric mindset for well over </w:t>
      </w:r>
      <w:ins w:id="333" w:author="Rick Strahl" w:date="2018-07-29T19:56:00Z">
        <w:r w:rsidR="00E8394C">
          <w:t>15</w:t>
        </w:r>
      </w:ins>
      <w:del w:id="334" w:author="Rick Strahl" w:date="2018-07-29T19:56:00Z">
        <w:r w:rsidDel="00E8394C">
          <w:delText>10</w:delText>
        </w:r>
      </w:del>
      <w:r>
        <w:t xml:space="preserve"> years now, and the slow progress on the HTML/CSS UI front may drive innovation into different areas</w:t>
      </w:r>
      <w:r w:rsidR="00721BE3">
        <w:t>,</w:t>
      </w:r>
      <w:r>
        <w:t xml:space="preserve"> given the opportunity of a new platform that gives many more options for generating output to the screen.</w:t>
      </w:r>
    </w:p>
    <w:p w14:paraId="22436B47" w14:textId="77777777" w:rsidR="00BD7ADE" w:rsidRDefault="00BD7ADE" w:rsidP="00BD7ADE">
      <w:pPr>
        <w:pStyle w:val="BodyText"/>
      </w:pPr>
    </w:p>
    <w:p w14:paraId="24EADDB6" w14:textId="7E49A106" w:rsidR="00BD7ADE" w:rsidRDefault="00BD7ADE" w:rsidP="0023665B">
      <w:pPr>
        <w:pStyle w:val="BodyText"/>
        <w:rPr>
          <w:ins w:id="335" w:author="Rick Strahl" w:date="2018-07-29T19:57:00Z"/>
        </w:rPr>
      </w:pPr>
      <w:r>
        <w:t xml:space="preserve">Another interesting alternative for .NET developers </w:t>
      </w:r>
      <w:r w:rsidRPr="00721BE3">
        <w:t xml:space="preserve">is </w:t>
      </w:r>
      <w:commentRangeStart w:id="336"/>
      <w:proofErr w:type="spellStart"/>
      <w:r w:rsidRPr="00721BE3">
        <w:t>Ooui</w:t>
      </w:r>
      <w:proofErr w:type="spellEnd"/>
      <w:ins w:id="337" w:author="Rick Strahl" w:date="2018-07-29T22:14:00Z">
        <w:r w:rsidR="00982119">
          <w:t xml:space="preserve"> (</w:t>
        </w:r>
        <w:r w:rsidR="00982119" w:rsidRPr="00982119">
          <w:t>https://github.com/praeclarum/Ooui</w:t>
        </w:r>
        <w:r w:rsidR="00982119">
          <w:t>)</w:t>
        </w:r>
      </w:ins>
      <w:r w:rsidRPr="00721BE3">
        <w:t>.</w:t>
      </w:r>
      <w:r>
        <w:t xml:space="preserve"> </w:t>
      </w:r>
      <w:proofErr w:type="spellStart"/>
      <w:r>
        <w:t>O</w:t>
      </w:r>
      <w:r w:rsidR="00721BE3">
        <w:t>o</w:t>
      </w:r>
      <w:r>
        <w:t>ui</w:t>
      </w:r>
      <w:proofErr w:type="spellEnd"/>
      <w:r>
        <w:t xml:space="preserve"> </w:t>
      </w:r>
      <w:commentRangeEnd w:id="336"/>
      <w:r w:rsidR="00721BE3">
        <w:rPr>
          <w:rStyle w:val="CommentReference"/>
          <w:rFonts w:ascii="Verdana" w:hAnsi="Verdana"/>
        </w:rPr>
        <w:commentReference w:id="336"/>
      </w:r>
      <w:r>
        <w:t>provides a WebSocket</w:t>
      </w:r>
      <w:r w:rsidR="00721BE3">
        <w:t>-</w:t>
      </w:r>
      <w:r>
        <w:t xml:space="preserve">based communication framework that lets you programmatically define a UI and controls rendered and passing events back over a WebSocket connection. </w:t>
      </w:r>
      <w:proofErr w:type="spellStart"/>
      <w:r>
        <w:t>O</w:t>
      </w:r>
      <w:r w:rsidR="00721BE3">
        <w:t>o</w:t>
      </w:r>
      <w:r>
        <w:t>ui</w:t>
      </w:r>
      <w:proofErr w:type="spellEnd"/>
      <w:r>
        <w:t xml:space="preserve"> has UI models both for DOM</w:t>
      </w:r>
      <w:r w:rsidR="00B42001">
        <w:t>-</w:t>
      </w:r>
      <w:r>
        <w:t>based layout as well as a Xamarin forms</w:t>
      </w:r>
      <w:r w:rsidR="00B42001">
        <w:t>-</w:t>
      </w:r>
      <w:r>
        <w:t>based layout that renders into HTM</w:t>
      </w:r>
      <w:ins w:id="338" w:author="Rick Strahl" w:date="2018-07-29T22:13:00Z">
        <w:r w:rsidR="00982119">
          <w:t>L</w:t>
        </w:r>
      </w:ins>
      <w:del w:id="339" w:author="Rick Strahl" w:date="2018-07-29T22:13:00Z">
        <w:r w:rsidDel="00982119">
          <w:delText>L.</w:delText>
        </w:r>
      </w:del>
      <w:ins w:id="340" w:author="Rick Strahl" w:date="2018-07-29T19:57:00Z">
        <w:r w:rsidR="00E8394C">
          <w:t>.</w:t>
        </w:r>
      </w:ins>
    </w:p>
    <w:p w14:paraId="51675910" w14:textId="0205F607" w:rsidR="00E8394C" w:rsidRDefault="00E8394C" w:rsidP="0023665B">
      <w:pPr>
        <w:pStyle w:val="BodyText"/>
        <w:rPr>
          <w:ins w:id="341" w:author="Rick Strahl" w:date="2018-07-29T20:03:00Z"/>
        </w:rPr>
      </w:pPr>
    </w:p>
    <w:p w14:paraId="39BC1840" w14:textId="0DC61ED6" w:rsidR="006D6F17" w:rsidRDefault="006D6F17" w:rsidP="006D6F17">
      <w:pPr>
        <w:pStyle w:val="Heading3"/>
        <w:rPr>
          <w:ins w:id="342" w:author="Rick Strahl" w:date="2018-07-29T19:57:00Z"/>
        </w:rPr>
        <w:pPrChange w:id="343" w:author="Rick Strahl" w:date="2018-07-29T20:03:00Z">
          <w:pPr>
            <w:pStyle w:val="BodyText"/>
          </w:pPr>
        </w:pPrChange>
      </w:pPr>
      <w:ins w:id="344" w:author="Rick Strahl" w:date="2018-07-29T20:03:00Z">
        <w:r>
          <w:t>Web Assembly and Security</w:t>
        </w:r>
      </w:ins>
    </w:p>
    <w:p w14:paraId="36F4E012" w14:textId="7B3249D1" w:rsidR="00E8394C" w:rsidRDefault="00E8394C" w:rsidP="006D6F17">
      <w:pPr>
        <w:pStyle w:val="BodyText"/>
        <w:rPr>
          <w:ins w:id="345" w:author="Rick Strahl" w:date="2018-07-29T20:00:00Z"/>
        </w:rPr>
        <w:pPrChange w:id="346" w:author="Rick Strahl" w:date="2018-07-29T20:04:00Z">
          <w:pPr>
            <w:pStyle w:val="BodyText"/>
          </w:pPr>
        </w:pPrChange>
      </w:pPr>
      <w:ins w:id="347" w:author="Rick Strahl" w:date="2018-07-29T19:57:00Z">
        <w:r>
          <w:t xml:space="preserve">On the flipside it’s important to remember that Web Assembly is still limited to the </w:t>
        </w:r>
      </w:ins>
      <w:ins w:id="348" w:author="Rick Strahl" w:date="2018-07-29T20:03:00Z">
        <w:r w:rsidR="006D6F17">
          <w:t>B</w:t>
        </w:r>
      </w:ins>
      <w:ins w:id="349" w:author="Rick Strahl" w:date="2018-07-29T19:57:00Z">
        <w:r>
          <w:t>rowser’s</w:t>
        </w:r>
      </w:ins>
      <w:ins w:id="350" w:author="Rick Strahl" w:date="2018-07-29T19:58:00Z">
        <w:r>
          <w:t xml:space="preserve"> </w:t>
        </w:r>
      </w:ins>
      <w:ins w:id="351" w:author="Rick Strahl" w:date="2018-07-29T20:03:00Z">
        <w:r w:rsidR="006D6F17">
          <w:t>S</w:t>
        </w:r>
      </w:ins>
      <w:ins w:id="352" w:author="Rick Strahl" w:date="2018-07-29T19:58:00Z">
        <w:r>
          <w:t xml:space="preserve">andbox. It can run optimized machine code, but the code doesn’t get any access to functionality that the browser Sandbox doesn’t expose. Unlike plug-ins which ran machine code outside of the </w:t>
        </w:r>
      </w:ins>
      <w:ins w:id="353" w:author="Rick Strahl" w:date="2018-07-29T19:59:00Z">
        <w:r>
          <w:t xml:space="preserve">Browser Sandbox, Web Assembly inherits the same security restrictions and limited Web APIs that the </w:t>
        </w:r>
      </w:ins>
      <w:ins w:id="354" w:author="Rick Strahl" w:date="2018-07-29T20:05:00Z">
        <w:r w:rsidR="004C10A0">
          <w:t>B</w:t>
        </w:r>
      </w:ins>
      <w:ins w:id="355" w:author="Rick Strahl" w:date="2018-07-29T19:59:00Z">
        <w:r>
          <w:t xml:space="preserve">rowser exposes. </w:t>
        </w:r>
      </w:ins>
      <w:ins w:id="356" w:author="Rick Strahl" w:date="2018-07-29T20:04:00Z">
        <w:r w:rsidR="006D6F17">
          <w:t>You can’t use Web Assembly to access custom hardware or special host OS features that aren’t exposed as Browser APIs</w:t>
        </w:r>
      </w:ins>
      <w:ins w:id="357" w:author="Rick Strahl" w:date="2018-07-29T22:11:00Z">
        <w:r w:rsidR="00982119">
          <w:t xml:space="preserve"> as plug-ins used to</w:t>
        </w:r>
      </w:ins>
      <w:ins w:id="358" w:author="Rick Strahl" w:date="2018-07-29T20:04:00Z">
        <w:r w:rsidR="006D6F17">
          <w:t>.</w:t>
        </w:r>
      </w:ins>
      <w:ins w:id="359" w:author="Rick Strahl" w:date="2018-07-29T20:00:00Z">
        <w:r>
          <w:t xml:space="preserve"> </w:t>
        </w:r>
      </w:ins>
    </w:p>
    <w:p w14:paraId="4AEE5C49" w14:textId="77777777" w:rsidR="00E8394C" w:rsidRDefault="00E8394C" w:rsidP="0023665B">
      <w:pPr>
        <w:pStyle w:val="BodyText"/>
        <w:rPr>
          <w:ins w:id="360" w:author="Rick Strahl" w:date="2018-07-29T20:00:00Z"/>
        </w:rPr>
      </w:pPr>
    </w:p>
    <w:p w14:paraId="3C0B0A20" w14:textId="09D55FBA" w:rsidR="00E8394C" w:rsidRDefault="00E8394C" w:rsidP="0023665B">
      <w:pPr>
        <w:pStyle w:val="BodyText"/>
        <w:rPr>
          <w:ins w:id="361" w:author="Rick Strahl" w:date="2018-07-29T20:02:00Z"/>
        </w:rPr>
      </w:pPr>
      <w:ins w:id="362" w:author="Rick Strahl" w:date="2018-07-29T20:00:00Z">
        <w:r>
          <w:t xml:space="preserve">This means that Web Assembly doesn’t </w:t>
        </w:r>
      </w:ins>
      <w:ins w:id="363" w:author="Rick Strahl" w:date="2018-07-29T20:04:00Z">
        <w:r w:rsidR="006D6F17">
          <w:t xml:space="preserve">introduce </w:t>
        </w:r>
      </w:ins>
      <w:ins w:id="364" w:author="Rick Strahl" w:date="2018-07-29T20:06:00Z">
        <w:r w:rsidR="004C10A0">
          <w:t xml:space="preserve">major </w:t>
        </w:r>
      </w:ins>
      <w:ins w:id="365" w:author="Rick Strahl" w:date="2018-07-29T20:04:00Z">
        <w:r w:rsidR="006D6F17">
          <w:t xml:space="preserve">new security </w:t>
        </w:r>
      </w:ins>
      <w:ins w:id="366" w:author="Rick Strahl" w:date="2018-07-29T20:05:00Z">
        <w:r w:rsidR="006D6F17">
          <w:t>issues</w:t>
        </w:r>
      </w:ins>
      <w:ins w:id="367" w:author="Rick Strahl" w:date="2018-07-29T20:06:00Z">
        <w:r w:rsidR="004C10A0">
          <w:t>,</w:t>
        </w:r>
      </w:ins>
      <w:ins w:id="368" w:author="Rick Strahl" w:date="2018-07-29T20:05:00Z">
        <w:r w:rsidR="006D6F17">
          <w:t xml:space="preserve"> </w:t>
        </w:r>
      </w:ins>
      <w:ins w:id="369" w:author="Rick Strahl" w:date="2018-07-29T20:01:00Z">
        <w:r>
          <w:t xml:space="preserve">as security is determined by the </w:t>
        </w:r>
      </w:ins>
      <w:ins w:id="370" w:author="Rick Strahl" w:date="2018-07-29T20:06:00Z">
        <w:r w:rsidR="004C10A0">
          <w:t>B</w:t>
        </w:r>
      </w:ins>
      <w:ins w:id="371" w:author="Rick Strahl" w:date="2018-07-29T20:01:00Z">
        <w:r>
          <w:t>rowser’s Sandbox not the Web Assembly runtime</w:t>
        </w:r>
      </w:ins>
      <w:proofErr w:type="gramStart"/>
      <w:ins w:id="372" w:author="Rick Strahl" w:date="2018-07-29T22:11:00Z">
        <w:r w:rsidR="00982119">
          <w:t xml:space="preserve">. </w:t>
        </w:r>
        <w:proofErr w:type="gramEnd"/>
        <w:r w:rsidR="00982119">
          <w:t xml:space="preserve">This is important because it leaves the security </w:t>
        </w:r>
      </w:ins>
      <w:ins w:id="373" w:author="Rick Strahl" w:date="2018-07-29T22:12:00Z">
        <w:r w:rsidR="00982119">
          <w:t xml:space="preserve">concerns with </w:t>
        </w:r>
      </w:ins>
      <w:ins w:id="374" w:author="Rick Strahl" w:date="2018-07-29T22:15:00Z">
        <w:r w:rsidR="00982119">
          <w:t>the B</w:t>
        </w:r>
      </w:ins>
      <w:ins w:id="375" w:author="Rick Strahl" w:date="2018-07-29T22:12:00Z">
        <w:r w:rsidR="00982119">
          <w:t xml:space="preserve">rowser vendor, rather than </w:t>
        </w:r>
      </w:ins>
      <w:ins w:id="376" w:author="Rick Strahl" w:date="2018-07-29T22:15:00Z">
        <w:r w:rsidR="00982119">
          <w:t>with third party plug-in providers</w:t>
        </w:r>
      </w:ins>
      <w:ins w:id="377" w:author="Rick Strahl" w:date="2018-07-29T22:12:00Z">
        <w:r w:rsidR="00982119">
          <w:t>.</w:t>
        </w:r>
      </w:ins>
      <w:ins w:id="378" w:author="Rick Strahl" w:date="2018-07-29T20:01:00Z">
        <w:r w:rsidR="006D6F17">
          <w:t xml:space="preserve"> Plug-ins are dead for a reason, but Web Assembly provides machine</w:t>
        </w:r>
      </w:ins>
      <w:ins w:id="379" w:author="Rick Strahl" w:date="2018-07-29T20:05:00Z">
        <w:r w:rsidR="007E3B84">
          <w:t xml:space="preserve"> level </w:t>
        </w:r>
      </w:ins>
      <w:ins w:id="380" w:author="Rick Strahl" w:date="2018-07-29T20:01:00Z">
        <w:r w:rsidR="006D6F17">
          <w:t xml:space="preserve">code </w:t>
        </w:r>
      </w:ins>
      <w:ins w:id="381" w:author="Rick Strahl" w:date="2018-07-29T20:02:00Z">
        <w:r w:rsidR="006D6F17">
          <w:t>within the Browser</w:t>
        </w:r>
      </w:ins>
      <w:ins w:id="382" w:author="Rick Strahl" w:date="2018-07-29T20:05:00Z">
        <w:r w:rsidR="007E3B84">
          <w:t>’s</w:t>
        </w:r>
      </w:ins>
      <w:ins w:id="383" w:author="Rick Strahl" w:date="2018-07-29T20:02:00Z">
        <w:r w:rsidR="006D6F17">
          <w:t xml:space="preserve"> </w:t>
        </w:r>
      </w:ins>
      <w:ins w:id="384" w:author="Rick Strahl" w:date="2018-07-29T22:12:00Z">
        <w:r w:rsidR="00982119">
          <w:t xml:space="preserve">set of </w:t>
        </w:r>
      </w:ins>
      <w:ins w:id="385" w:author="Rick Strahl" w:date="2018-07-29T20:02:00Z">
        <w:r w:rsidR="006D6F17">
          <w:t>rules</w:t>
        </w:r>
      </w:ins>
      <w:ins w:id="386" w:author="Rick Strahl" w:date="2018-07-29T22:12:00Z">
        <w:r w:rsidR="00982119">
          <w:t xml:space="preserve"> which </w:t>
        </w:r>
      </w:ins>
      <w:ins w:id="387" w:author="Rick Strahl" w:date="2018-07-29T22:15:00Z">
        <w:r w:rsidR="00FF12B7">
          <w:t>gives the b</w:t>
        </w:r>
      </w:ins>
      <w:ins w:id="388" w:author="Rick Strahl" w:date="2018-07-29T22:12:00Z">
        <w:r w:rsidR="00982119">
          <w:t>est of both worlds.</w:t>
        </w:r>
      </w:ins>
    </w:p>
    <w:p w14:paraId="7EEE70D3" w14:textId="1C6B58D3" w:rsidR="006D6F17" w:rsidRDefault="006D6F17" w:rsidP="0023665B">
      <w:pPr>
        <w:pStyle w:val="BodyText"/>
        <w:rPr>
          <w:ins w:id="389" w:author="Rick Strahl" w:date="2018-07-29T20:02:00Z"/>
        </w:rPr>
      </w:pPr>
    </w:p>
    <w:p w14:paraId="5D3B4807" w14:textId="311F6302" w:rsidR="006D6F17" w:rsidRDefault="006D6F17" w:rsidP="006D6F17">
      <w:pPr>
        <w:pStyle w:val="PullQuote"/>
        <w:pPrChange w:id="390" w:author="Rick Strahl" w:date="2018-07-29T20:02:00Z">
          <w:pPr>
            <w:pStyle w:val="BodyText"/>
          </w:pPr>
        </w:pPrChange>
      </w:pPr>
      <w:ins w:id="391" w:author="Rick Strahl" w:date="2018-07-29T20:02:00Z">
        <w:r>
          <w:t xml:space="preserve">Web Assembly provides access to machine </w:t>
        </w:r>
      </w:ins>
      <w:ins w:id="392" w:author="Rick Strahl" w:date="2018-07-29T20:03:00Z">
        <w:r>
          <w:t>level</w:t>
        </w:r>
      </w:ins>
      <w:ins w:id="393" w:author="Rick Strahl" w:date="2018-07-29T20:07:00Z">
        <w:r w:rsidR="004C10A0">
          <w:t xml:space="preserve"> code</w:t>
        </w:r>
      </w:ins>
      <w:ins w:id="394" w:author="Rick Strahl" w:date="2018-07-29T20:03:00Z">
        <w:r>
          <w:t xml:space="preserve"> </w:t>
        </w:r>
      </w:ins>
      <w:ins w:id="395" w:author="Rick Strahl" w:date="2018-07-29T20:02:00Z">
        <w:r>
          <w:t xml:space="preserve">within the </w:t>
        </w:r>
      </w:ins>
      <w:ins w:id="396" w:author="Rick Strahl" w:date="2018-07-29T20:03:00Z">
        <w:r>
          <w:t xml:space="preserve">security context of the </w:t>
        </w:r>
      </w:ins>
      <w:ins w:id="397" w:author="Rick Strahl" w:date="2018-07-29T20:02:00Z">
        <w:r>
          <w:t>Browser’s Sandbox</w:t>
        </w:r>
      </w:ins>
    </w:p>
    <w:p w14:paraId="4F535802" w14:textId="77777777" w:rsidR="00B42001" w:rsidRPr="0023665B" w:rsidRDefault="00B42001" w:rsidP="0023665B">
      <w:pPr>
        <w:pStyle w:val="BodyText"/>
      </w:pPr>
    </w:p>
    <w:p w14:paraId="13755723" w14:textId="6CA47A70" w:rsidR="00116847" w:rsidRDefault="00116847" w:rsidP="00116847">
      <w:pPr>
        <w:pStyle w:val="Heading2"/>
      </w:pPr>
      <w:bookmarkStart w:id="398" w:name="web-assembly-is-not-all-about-the-dom"/>
      <w:bookmarkStart w:id="399" w:name="where-are-we"/>
      <w:bookmarkEnd w:id="398"/>
      <w:bookmarkEnd w:id="399"/>
      <w:r>
        <w:t xml:space="preserve">Where </w:t>
      </w:r>
      <w:r w:rsidR="00B42001">
        <w:t>A</w:t>
      </w:r>
      <w:r>
        <w:t xml:space="preserve">re </w:t>
      </w:r>
      <w:r w:rsidR="00B42001">
        <w:t>W</w:t>
      </w:r>
      <w:r>
        <w:t>e?</w:t>
      </w:r>
    </w:p>
    <w:p w14:paraId="179C9FC7" w14:textId="0D9A72DC" w:rsidR="00116847" w:rsidRDefault="00116847" w:rsidP="0023665B">
      <w:pPr>
        <w:pStyle w:val="BodyText"/>
      </w:pPr>
      <w:r>
        <w:t xml:space="preserve">It's easy to get excited around this technology. </w:t>
      </w:r>
      <w:proofErr w:type="spellStart"/>
      <w:r>
        <w:t>Blazor's</w:t>
      </w:r>
      <w:proofErr w:type="spellEnd"/>
      <w:r>
        <w:t xml:space="preserve"> development model certainly feels very comfortable with a relatively small learning curve if you're already familiar with .NET and Razor.</w:t>
      </w:r>
      <w:r w:rsidR="00B74A5E">
        <w:t xml:space="preserve"> </w:t>
      </w:r>
      <w:r>
        <w:t>Even better</w:t>
      </w:r>
      <w:r w:rsidR="00B42001">
        <w:t>,</w:t>
      </w:r>
      <w:r>
        <w:t xml:space="preserve"> it sidesteps all the JavaScript build framework craziness that goes along with HTML</w:t>
      </w:r>
      <w:r w:rsidR="00B42001">
        <w:t>-</w:t>
      </w:r>
      <w:r>
        <w:t>based frameworks like Angular, React, Vue</w:t>
      </w:r>
      <w:r w:rsidR="00B42001">
        <w:t>,</w:t>
      </w:r>
      <w:r>
        <w:t xml:space="preserve"> and so </w:t>
      </w:r>
      <w:r>
        <w:lastRenderedPageBreak/>
        <w:t>on. Microsoft provides a fairly simple development environment where you compile and run, or publish</w:t>
      </w:r>
      <w:r w:rsidR="00B42001">
        <w:t>,</w:t>
      </w:r>
      <w:r>
        <w:t xml:space="preserve"> with </w:t>
      </w:r>
      <w:r w:rsidR="00B42001">
        <w:t xml:space="preserve">a </w:t>
      </w:r>
      <w:r>
        <w:t>small set of compiled assemblies getting distributed.</w:t>
      </w:r>
      <w:ins w:id="400" w:author="Rick Strahl" w:date="2018-07-29T20:07:00Z">
        <w:r w:rsidR="004C10A0">
          <w:t xml:space="preserve"> </w:t>
        </w:r>
      </w:ins>
    </w:p>
    <w:p w14:paraId="76632818" w14:textId="77777777" w:rsidR="0023665B" w:rsidRDefault="0023665B" w:rsidP="0023665B">
      <w:pPr>
        <w:pStyle w:val="BodyText"/>
      </w:pPr>
    </w:p>
    <w:p w14:paraId="6EAA4266" w14:textId="47E91DB7" w:rsidR="00116847" w:rsidRDefault="00116847" w:rsidP="00116847">
      <w:pPr>
        <w:pStyle w:val="BodyText"/>
      </w:pPr>
      <w:r>
        <w:t>There are also some downsides to this model. Everything that</w:t>
      </w:r>
      <w:r w:rsidR="00B42001">
        <w:t>’</w:t>
      </w:r>
      <w:r>
        <w:t>s in Razor templates is compiled C# code,</w:t>
      </w:r>
      <w:r w:rsidR="00B74A5E">
        <w:t xml:space="preserve"> which means that</w:t>
      </w:r>
      <w:r>
        <w:t xml:space="preserve"> in order to make even a minor change you have to recompile your application. This is no different than </w:t>
      </w:r>
      <w:ins w:id="401" w:author="Rick Strahl" w:date="2018-07-29T20:09:00Z">
        <w:r w:rsidR="004C10A0">
          <w:t>most other JavaScript</w:t>
        </w:r>
      </w:ins>
      <w:del w:id="402" w:author="Rick Strahl" w:date="2018-07-29T20:09:00Z">
        <w:r w:rsidDel="004C10A0">
          <w:delText>other</w:delText>
        </w:r>
      </w:del>
      <w:r>
        <w:t xml:space="preserve"> frameworks</w:t>
      </w:r>
      <w:ins w:id="403" w:author="Rick Strahl" w:date="2018-07-29T20:09:00Z">
        <w:r w:rsidR="004C10A0">
          <w:t xml:space="preserve"> which also require </w:t>
        </w:r>
        <w:proofErr w:type="spellStart"/>
        <w:r w:rsidR="004C10A0">
          <w:t>transpilation</w:t>
        </w:r>
        <w:proofErr w:type="spellEnd"/>
        <w:r w:rsidR="004C10A0">
          <w:t xml:space="preserve"> these days</w:t>
        </w:r>
      </w:ins>
      <w:del w:id="404" w:author="Rick Strahl" w:date="2018-07-29T20:09:00Z">
        <w:r w:rsidDel="004C10A0">
          <w:delText xml:space="preserve"> like Angular</w:delText>
        </w:r>
      </w:del>
      <w:r>
        <w:t xml:space="preserve">, but it nevertheless makes this technology a </w:t>
      </w:r>
      <w:r w:rsidR="00B74A5E">
        <w:t>two-step</w:t>
      </w:r>
      <w:r>
        <w:t xml:space="preserve"> process where compilation is required for any changes.</w:t>
      </w:r>
    </w:p>
    <w:p w14:paraId="6771B7B6" w14:textId="77777777" w:rsidR="0023665B" w:rsidRDefault="0023665B" w:rsidP="00116847">
      <w:pPr>
        <w:pStyle w:val="BodyText"/>
      </w:pPr>
    </w:p>
    <w:p w14:paraId="14C22A3C" w14:textId="70144C3D" w:rsidR="00116847" w:rsidRDefault="00116847" w:rsidP="00116847">
      <w:pPr>
        <w:pStyle w:val="BodyText"/>
      </w:pPr>
      <w:r>
        <w:t>On the flip side us</w:t>
      </w:r>
      <w:del w:id="405" w:author="Rick Strahl" w:date="2018-07-29T20:09:00Z">
        <w:r w:rsidR="00B42001" w:rsidDel="004C10A0">
          <w:delText>,</w:delText>
        </w:r>
      </w:del>
      <w:r>
        <w:t>ing compiled .NET code that can take advantage of compile</w:t>
      </w:r>
      <w:r w:rsidR="00B42001">
        <w:t>-</w:t>
      </w:r>
      <w:r>
        <w:t>time validation of code, using rich tooling for project wide refactoring</w:t>
      </w:r>
      <w:r w:rsidR="00B74A5E">
        <w:t>,</w:t>
      </w:r>
      <w:r>
        <w:t xml:space="preserve"> and the ability to use standard .NET components</w:t>
      </w:r>
      <w:r w:rsidR="00B42001">
        <w:t>,</w:t>
      </w:r>
      <w:r>
        <w:t xml:space="preserve"> opens up a world of possibilities that simply weren't an option before. </w:t>
      </w:r>
      <w:proofErr w:type="spellStart"/>
      <w:r>
        <w:t>Blazor</w:t>
      </w:r>
      <w:proofErr w:type="spellEnd"/>
      <w:r>
        <w:t xml:space="preserve"> templates work in Visual Studio and give you most of the development time support you're used to when building server</w:t>
      </w:r>
      <w:r w:rsidR="00B42001">
        <w:t>-</w:t>
      </w:r>
      <w:r>
        <w:t>side Razor applications</w:t>
      </w:r>
      <w:ins w:id="406" w:author="Rick Strahl" w:date="2018-07-29T20:10:00Z">
        <w:r w:rsidR="004C10A0">
          <w:t>, which is awesome for a new technology.</w:t>
        </w:r>
      </w:ins>
      <w:del w:id="407" w:author="Rick Strahl" w:date="2018-07-29T20:10:00Z">
        <w:r w:rsidDel="004C10A0">
          <w:delText>.</w:delText>
        </w:r>
      </w:del>
    </w:p>
    <w:p w14:paraId="2CFFAA40" w14:textId="77777777" w:rsidR="00B74A5E" w:rsidRDefault="00B74A5E" w:rsidP="00116847">
      <w:pPr>
        <w:pStyle w:val="BodyText"/>
      </w:pPr>
    </w:p>
    <w:p w14:paraId="77DAF7EA" w14:textId="5E9337F2" w:rsidR="00116847" w:rsidRDefault="00B74A5E" w:rsidP="00116847">
      <w:pPr>
        <w:pStyle w:val="BodyText"/>
      </w:pPr>
      <w:r>
        <w:t>On the other hand</w:t>
      </w:r>
      <w:r w:rsidR="00B42001">
        <w:t>,</w:t>
      </w:r>
      <w:r>
        <w:t xml:space="preserve"> t</w:t>
      </w:r>
      <w:r w:rsidR="00116847">
        <w:t xml:space="preserve">his is a framework from Microsoft. Microsoft has been known to try </w:t>
      </w:r>
      <w:r>
        <w:t xml:space="preserve">new </w:t>
      </w:r>
      <w:r w:rsidR="00116847">
        <w:t>stuff and then abandon</w:t>
      </w:r>
      <w:r>
        <w:t xml:space="preserve"> it</w:t>
      </w:r>
      <w:r w:rsidR="00116847">
        <w:t xml:space="preserve">. A framework like </w:t>
      </w:r>
      <w:proofErr w:type="spellStart"/>
      <w:r w:rsidR="00116847">
        <w:t>Blazor</w:t>
      </w:r>
      <w:proofErr w:type="spellEnd"/>
      <w:r w:rsidR="00116847">
        <w:t xml:space="preserve"> is also very likely to fight an adoption battle because it</w:t>
      </w:r>
      <w:r w:rsidR="00B42001">
        <w:t>’</w:t>
      </w:r>
      <w:r w:rsidR="00116847">
        <w:t>s a Microsoft product</w:t>
      </w:r>
      <w:r w:rsidR="00B42001">
        <w:t>,</w:t>
      </w:r>
      <w:r w:rsidR="00116847">
        <w:t xml:space="preserve"> even if it is 100% open source.</w:t>
      </w:r>
      <w:r>
        <w:t xml:space="preserve"> </w:t>
      </w:r>
      <w:r w:rsidR="00116847">
        <w:t>In my view, Microsoft has a commitment problem</w:t>
      </w:r>
      <w:ins w:id="408" w:author="Rick Strahl" w:date="2018-07-29T22:16:00Z">
        <w:r w:rsidR="00FF12B7">
          <w:t xml:space="preserve">, or at least a perception thereof, </w:t>
        </w:r>
      </w:ins>
      <w:del w:id="409" w:author="Rick Strahl" w:date="2018-07-29T22:16:00Z">
        <w:r w:rsidR="00116847" w:rsidDel="00FF12B7">
          <w:delText xml:space="preserve"> </w:delText>
        </w:r>
      </w:del>
      <w:r w:rsidR="00116847">
        <w:t>when it comes to client frameworks</w:t>
      </w:r>
      <w:ins w:id="410" w:author="Rick Strahl" w:date="2018-07-29T22:16:00Z">
        <w:r w:rsidR="00FF12B7">
          <w:t xml:space="preserve">. </w:t>
        </w:r>
      </w:ins>
      <w:del w:id="411" w:author="Rick Strahl" w:date="2018-07-29T22:16:00Z">
        <w:r w:rsidR="00116847" w:rsidDel="00FF12B7">
          <w:delText xml:space="preserve"> and </w:delText>
        </w:r>
      </w:del>
      <w:proofErr w:type="spellStart"/>
      <w:r w:rsidR="00116847">
        <w:t>Blazor</w:t>
      </w:r>
      <w:proofErr w:type="spellEnd"/>
      <w:r w:rsidR="00116847">
        <w:t xml:space="preserve"> very much needs a strong driving force to succeed both in terms of features and achieving </w:t>
      </w:r>
      <w:del w:id="412" w:author="Rick Strahl" w:date="2018-07-29T22:17:00Z">
        <w:r w:rsidDel="00FF12B7">
          <w:delText xml:space="preserve">enough </w:delText>
        </w:r>
        <w:r w:rsidR="00116847" w:rsidDel="00FF12B7">
          <w:delText>hearts and minds</w:delText>
        </w:r>
      </w:del>
      <w:ins w:id="413" w:author="Rick Strahl" w:date="2018-07-29T22:17:00Z">
        <w:r w:rsidR="00FF12B7">
          <w:t>critical mass</w:t>
        </w:r>
      </w:ins>
      <w:r>
        <w:t xml:space="preserve"> to become a challenger to the status quo JavaScript frameworks that exist today</w:t>
      </w:r>
      <w:r w:rsidR="00116847">
        <w:t>.</w:t>
      </w:r>
      <w:r>
        <w:t xml:space="preserve"> Without </w:t>
      </w:r>
      <w:r w:rsidR="00B42001">
        <w:t xml:space="preserve">a </w:t>
      </w:r>
      <w:r>
        <w:t xml:space="preserve">significant </w:t>
      </w:r>
      <w:ins w:id="414" w:author="Rick Strahl" w:date="2018-07-29T20:11:00Z">
        <w:r w:rsidR="004C10A0">
          <w:t>push towards wide adoption</w:t>
        </w:r>
      </w:ins>
      <w:del w:id="415" w:author="Rick Strahl" w:date="2018-07-29T20:11:00Z">
        <w:r w:rsidDel="004C10A0">
          <w:delText>update</w:delText>
        </w:r>
      </w:del>
      <w:r>
        <w:t>, this technology is a potential dead end.</w:t>
      </w:r>
      <w:r w:rsidR="00116847">
        <w:t xml:space="preserve"> </w:t>
      </w:r>
    </w:p>
    <w:p w14:paraId="6F5BD6F9" w14:textId="77777777" w:rsidR="0023665B" w:rsidRDefault="0023665B" w:rsidP="00116847">
      <w:pPr>
        <w:pStyle w:val="BodyText"/>
      </w:pPr>
    </w:p>
    <w:p w14:paraId="2665CE16" w14:textId="530E8D06" w:rsidR="00116847" w:rsidRDefault="00116847" w:rsidP="00116847">
      <w:pPr>
        <w:pStyle w:val="BodyText"/>
      </w:pPr>
      <w:r>
        <w:t>It's also important to understand that</w:t>
      </w:r>
      <w:r w:rsidR="00B42001">
        <w:t>,</w:t>
      </w:r>
      <w:r>
        <w:t xml:space="preserve"> for</w:t>
      </w:r>
      <w:ins w:id="416" w:author="Rick Strahl" w:date="2018-07-29T20:11:00Z">
        <w:r w:rsidR="004C10A0">
          <w:t xml:space="preserve"> now at least</w:t>
        </w:r>
      </w:ins>
      <w:del w:id="417" w:author="Rick Strahl" w:date="2018-07-29T20:11:00Z">
        <w:r w:rsidDel="004C10A0">
          <w:delText xml:space="preserve"> the most part</w:delText>
        </w:r>
      </w:del>
      <w:r w:rsidR="00B42001">
        <w:t>,</w:t>
      </w:r>
      <w:r>
        <w:t xml:space="preserve"> this is </w:t>
      </w:r>
      <w:r>
        <w:rPr>
          <w:b/>
        </w:rPr>
        <w:t>experimental software</w:t>
      </w:r>
      <w:r>
        <w:t>. Vendors are still trying to figure out how to best integrate solutions like this into existing browser</w:t>
      </w:r>
      <w:r w:rsidR="00B42001">
        <w:t>-</w:t>
      </w:r>
      <w:r>
        <w:t xml:space="preserve">based UI. Web Assembly is still growing up and there are big holes in terms of JavaScript and DOM interactivity that </w:t>
      </w:r>
      <w:proofErr w:type="spellStart"/>
      <w:r>
        <w:t>Blazor</w:t>
      </w:r>
      <w:proofErr w:type="spellEnd"/>
      <w:r>
        <w:t xml:space="preserve"> relies on. Web Assembly currently lack</w:t>
      </w:r>
      <w:r w:rsidR="00B42001">
        <w:t>s</w:t>
      </w:r>
      <w:r>
        <w:t xml:space="preserve"> the ability to directly access the DOM, so all rendering and event handling has to indirectly go through JavaScript. This means performance overhead, and maybe even more critically ugly and somewhat limited code in order for Web Assembly and JavaScript to talk to each other. Much of the interop is hidden internally in the </w:t>
      </w:r>
      <w:proofErr w:type="spellStart"/>
      <w:r>
        <w:t>Blazor</w:t>
      </w:r>
      <w:proofErr w:type="spellEnd"/>
      <w:r>
        <w:t xml:space="preserve"> framework, but at the edges if your code needs to interop</w:t>
      </w:r>
      <w:r w:rsidR="00B42001">
        <w:t>—</w:t>
      </w:r>
      <w:r>
        <w:t>and it will</w:t>
      </w:r>
      <w:r w:rsidR="00B42001">
        <w:t>—</w:t>
      </w:r>
      <w:r>
        <w:t>the code is pretty ugly.</w:t>
      </w:r>
    </w:p>
    <w:p w14:paraId="589D2FA1" w14:textId="77777777" w:rsidR="0023665B" w:rsidRDefault="0023665B" w:rsidP="00116847">
      <w:pPr>
        <w:pStyle w:val="BodyText"/>
      </w:pPr>
    </w:p>
    <w:p w14:paraId="2A9FE20F" w14:textId="338CF95A" w:rsidR="00116847" w:rsidRDefault="00116847" w:rsidP="00116847">
      <w:pPr>
        <w:pStyle w:val="BodyText"/>
      </w:pPr>
      <w:r>
        <w:t>These issues are well known and they are already on the list of things to be addressed in Web Assembly, but we</w:t>
      </w:r>
      <w:r w:rsidR="00B42001">
        <w:t>’</w:t>
      </w:r>
      <w:r>
        <w:t xml:space="preserve">re not there yet. What all this means is that any tool that uses Web Assembly is going to be a rapidly changing target. </w:t>
      </w:r>
      <w:r>
        <w:rPr>
          <w:b/>
        </w:rPr>
        <w:t xml:space="preserve">Microsoft specifically says not to use </w:t>
      </w:r>
      <w:proofErr w:type="spellStart"/>
      <w:r>
        <w:rPr>
          <w:b/>
        </w:rPr>
        <w:t>Blazor</w:t>
      </w:r>
      <w:proofErr w:type="spellEnd"/>
      <w:r>
        <w:rPr>
          <w:b/>
        </w:rPr>
        <w:t xml:space="preserve"> for production projects</w:t>
      </w:r>
      <w:r>
        <w:t>, but I'm sure some people will just ignore that and do it anyway. Just realize that features and APIs are bound to change drastically before it becomes a stable production</w:t>
      </w:r>
      <w:r w:rsidR="00B42001">
        <w:t>-</w:t>
      </w:r>
      <w:r>
        <w:t>ready tool</w:t>
      </w:r>
      <w:r w:rsidR="00B42001">
        <w:t>,</w:t>
      </w:r>
      <w:r>
        <w:t xml:space="preserve"> if at all. There has been no definite confirmation on whether </w:t>
      </w:r>
      <w:proofErr w:type="spellStart"/>
      <w:r>
        <w:t>Blazor</w:t>
      </w:r>
      <w:proofErr w:type="spellEnd"/>
      <w:r>
        <w:t xml:space="preserve"> is headed to become a real supported product, although Microsoft clearly indicate</w:t>
      </w:r>
      <w:r w:rsidR="00B42001">
        <w:t>s</w:t>
      </w:r>
      <w:r>
        <w:t xml:space="preserve"> that the</w:t>
      </w:r>
      <w:r w:rsidR="00B42001">
        <w:t>y’</w:t>
      </w:r>
      <w:r>
        <w:t xml:space="preserve">re serious </w:t>
      </w:r>
      <w:r w:rsidR="00B42001">
        <w:t>about</w:t>
      </w:r>
      <w:r>
        <w:t xml:space="preserve"> pursuing this avenue.</w:t>
      </w:r>
    </w:p>
    <w:p w14:paraId="2525BCAA" w14:textId="77777777" w:rsidR="0023665B" w:rsidRDefault="0023665B" w:rsidP="00116847">
      <w:pPr>
        <w:pStyle w:val="BodyText"/>
      </w:pPr>
    </w:p>
    <w:p w14:paraId="52B0188A" w14:textId="10FB05C3" w:rsidR="00116847" w:rsidRDefault="00116847" w:rsidP="00116847">
      <w:pPr>
        <w:pStyle w:val="BodyText"/>
      </w:pPr>
      <w:r>
        <w:t>There's huge potential for this technology to have wid</w:t>
      </w:r>
      <w:r w:rsidR="00B42001">
        <w:t>e-</w:t>
      </w:r>
      <w:r>
        <w:t>ranging effects on the Microsoft eco-system</w:t>
      </w:r>
      <w:r w:rsidR="00B42001">
        <w:t>,</w:t>
      </w:r>
      <w:r>
        <w:t xml:space="preserve"> perhaps even providing a path to building cross-platform</w:t>
      </w:r>
      <w:r w:rsidR="00B42001">
        <w:t>-</w:t>
      </w:r>
      <w:r>
        <w:t>capable applications that can run on many platforms in the browser, on the desktop</w:t>
      </w:r>
      <w:r w:rsidR="00B42001">
        <w:t>,</w:t>
      </w:r>
      <w:r>
        <w:t xml:space="preserve"> and on mobile.</w:t>
      </w:r>
    </w:p>
    <w:p w14:paraId="6E5F1556" w14:textId="77777777" w:rsidR="0023665B" w:rsidRDefault="0023665B" w:rsidP="00116847">
      <w:pPr>
        <w:pStyle w:val="BodyText"/>
      </w:pPr>
    </w:p>
    <w:p w14:paraId="1B476C67" w14:textId="0918B993" w:rsidR="00B74A5E" w:rsidDel="004C10A0" w:rsidRDefault="00116847" w:rsidP="00116847">
      <w:pPr>
        <w:pStyle w:val="BodyText"/>
        <w:rPr>
          <w:del w:id="418" w:author="Rick Strahl" w:date="2018-07-29T20:13:00Z"/>
        </w:rPr>
      </w:pPr>
      <w:r>
        <w:t>We'll have to wait and see how that all turns out.</w:t>
      </w:r>
    </w:p>
    <w:p w14:paraId="1493E491" w14:textId="77777777" w:rsidR="00B42001" w:rsidRDefault="00B42001" w:rsidP="00116847">
      <w:pPr>
        <w:pStyle w:val="BodyText"/>
      </w:pPr>
    </w:p>
    <w:p w14:paraId="460EC902" w14:textId="77777777" w:rsidR="00116847" w:rsidRDefault="00116847" w:rsidP="00116847">
      <w:pPr>
        <w:pStyle w:val="Heading3"/>
      </w:pPr>
      <w:bookmarkStart w:id="419" w:name="summary"/>
      <w:bookmarkEnd w:id="419"/>
      <w:r>
        <w:t>Summary</w:t>
      </w:r>
    </w:p>
    <w:p w14:paraId="404233A8" w14:textId="694145AC" w:rsidR="00116847" w:rsidRDefault="00116847" w:rsidP="0023665B">
      <w:pPr>
        <w:pStyle w:val="BodyText"/>
      </w:pPr>
      <w:r>
        <w:t xml:space="preserve">It's really cool to finally see some real noise around Web Assembly that aims at breaking the JavaScript mono-culture in the </w:t>
      </w:r>
      <w:r w:rsidR="00B42001">
        <w:t>b</w:t>
      </w:r>
      <w:r>
        <w:t xml:space="preserve">rowser. </w:t>
      </w:r>
      <w:proofErr w:type="spellStart"/>
      <w:r>
        <w:t>Blazor</w:t>
      </w:r>
      <w:proofErr w:type="spellEnd"/>
      <w:r>
        <w:t xml:space="preserve"> certainly feels very comfortable to .NET developers and it gets a lot of things related to HTML frameworks right. In a lot of ways</w:t>
      </w:r>
      <w:r w:rsidR="00B42001">
        <w:t>,</w:t>
      </w:r>
      <w:r>
        <w:t xml:space="preserve"> </w:t>
      </w:r>
      <w:proofErr w:type="spellStart"/>
      <w:r>
        <w:t>Blazor</w:t>
      </w:r>
      <w:proofErr w:type="spellEnd"/>
      <w:r>
        <w:t xml:space="preserve"> feel</w:t>
      </w:r>
      <w:r w:rsidR="00B42001">
        <w:t>s</w:t>
      </w:r>
      <w:r>
        <w:t xml:space="preserve"> more natural than any of the other big </w:t>
      </w:r>
      <w:ins w:id="420" w:author="Rick Strahl" w:date="2018-07-29T20:13:00Z">
        <w:r w:rsidR="004C10A0">
          <w:t xml:space="preserve">JavaScript </w:t>
        </w:r>
      </w:ins>
      <w:r>
        <w:t>frameworks</w:t>
      </w:r>
      <w:ins w:id="421" w:author="Rick Strahl" w:date="2018-07-29T20:13:00Z">
        <w:r w:rsidR="004C10A0">
          <w:t xml:space="preserve"> but then I’m biased as a .NET developer</w:t>
        </w:r>
      </w:ins>
      <w:r>
        <w:t xml:space="preserve">. </w:t>
      </w:r>
      <w:ins w:id="422" w:author="Rick Strahl" w:date="2018-07-29T20:13:00Z">
        <w:r w:rsidR="004C10A0">
          <w:t>The code centric approach that Razor takes j</w:t>
        </w:r>
      </w:ins>
      <w:ins w:id="423" w:author="Rick Strahl" w:date="2018-07-29T20:14:00Z">
        <w:r w:rsidR="004C10A0">
          <w:t>ust makes good sense to me</w:t>
        </w:r>
      </w:ins>
      <w:ins w:id="424" w:author="Rick Strahl" w:date="2018-07-29T20:15:00Z">
        <w:r w:rsidR="00AA5403">
          <w:t xml:space="preserve">, but also </w:t>
        </w:r>
      </w:ins>
      <w:del w:id="425" w:author="Rick Strahl" w:date="2018-07-29T20:15:00Z">
        <w:r w:rsidDel="00AA5403">
          <w:delText>Part of this is the very code</w:delText>
        </w:r>
        <w:r w:rsidR="00B42001" w:rsidDel="00AA5403">
          <w:delText>-</w:delText>
        </w:r>
        <w:r w:rsidDel="00AA5403">
          <w:delText xml:space="preserve">centric approach, </w:delText>
        </w:r>
      </w:del>
      <w:r>
        <w:t>the ability to use .NET classes</w:t>
      </w:r>
      <w:r w:rsidR="00B42001">
        <w:t>,</w:t>
      </w:r>
      <w:r>
        <w:t xml:space="preserve"> </w:t>
      </w:r>
      <w:r>
        <w:rPr>
          <w:b/>
        </w:rPr>
        <w:t>and</w:t>
      </w:r>
      <w:r>
        <w:t xml:space="preserve"> </w:t>
      </w:r>
      <w:del w:id="426" w:author="Rick Strahl" w:date="2018-07-29T20:15:00Z">
        <w:r w:rsidDel="00AA5403">
          <w:delText xml:space="preserve">also </w:delText>
        </w:r>
      </w:del>
      <w:r>
        <w:t xml:space="preserve">pull </w:t>
      </w:r>
      <w:ins w:id="427" w:author="Rick Strahl" w:date="2018-07-29T20:16:00Z">
        <w:r w:rsidR="00AA5403">
          <w:t xml:space="preserve">tons of </w:t>
        </w:r>
      </w:ins>
      <w:del w:id="428" w:author="Rick Strahl" w:date="2018-07-29T20:16:00Z">
        <w:r w:rsidDel="00AA5403">
          <w:delText xml:space="preserve">in </w:delText>
        </w:r>
      </w:del>
      <w:del w:id="429" w:author="Rick Strahl" w:date="2018-07-29T20:15:00Z">
        <w:r w:rsidDel="00AA5403">
          <w:delText xml:space="preserve">a lot of </w:delText>
        </w:r>
      </w:del>
      <w:r>
        <w:t>.NET Standard</w:t>
      </w:r>
      <w:r w:rsidR="00B42001">
        <w:t>-</w:t>
      </w:r>
      <w:r>
        <w:t xml:space="preserve">compliant code </w:t>
      </w:r>
      <w:ins w:id="430" w:author="Rick Strahl" w:date="2018-07-29T20:16:00Z">
        <w:r w:rsidR="00AA5403">
          <w:t xml:space="preserve">from </w:t>
        </w:r>
        <w:proofErr w:type="spellStart"/>
        <w:r w:rsidR="00AA5403">
          <w:t>Nuget</w:t>
        </w:r>
        <w:proofErr w:type="spellEnd"/>
        <w:r w:rsidR="00AA5403">
          <w:t xml:space="preserve"> </w:t>
        </w:r>
      </w:ins>
      <w:r>
        <w:t>on the client side.</w:t>
      </w:r>
    </w:p>
    <w:p w14:paraId="4E0A21A5" w14:textId="77777777" w:rsidR="0023665B" w:rsidRDefault="0023665B" w:rsidP="0023665B">
      <w:pPr>
        <w:pStyle w:val="BodyText"/>
      </w:pPr>
    </w:p>
    <w:p w14:paraId="46C49D61" w14:textId="7A3B28D1" w:rsidR="00116847" w:rsidRDefault="00116847" w:rsidP="00116847">
      <w:pPr>
        <w:pStyle w:val="BodyText"/>
      </w:pPr>
      <w:r>
        <w:t xml:space="preserve">On the flip side, this technology is nowhere near ready. There are big missing features in Web Assembly, which are going to take a while to get addressed and then take more time to actually make it into browsers. The good news is </w:t>
      </w:r>
      <w:r>
        <w:lastRenderedPageBreak/>
        <w:t>that most browser vendors are eager to make Web Assembly work, so once the specs are worked out and in recommendation stage, browsers are likely to be close behind with implementations.</w:t>
      </w:r>
    </w:p>
    <w:p w14:paraId="6C6CA962" w14:textId="77777777" w:rsidR="0023665B" w:rsidRDefault="0023665B" w:rsidP="00116847">
      <w:pPr>
        <w:pStyle w:val="BodyText"/>
      </w:pPr>
    </w:p>
    <w:p w14:paraId="7FD67AE9" w14:textId="50362A47" w:rsidR="00116847" w:rsidRDefault="00116847" w:rsidP="00116847">
      <w:pPr>
        <w:pStyle w:val="BodyText"/>
      </w:pPr>
      <w:proofErr w:type="spellStart"/>
      <w:r>
        <w:t>Blazor</w:t>
      </w:r>
      <w:proofErr w:type="spellEnd"/>
      <w:r>
        <w:t xml:space="preserve"> is still discovering what works and what doesn't and frankly</w:t>
      </w:r>
      <w:r w:rsidR="00B42001">
        <w:t>,</w:t>
      </w:r>
      <w:r>
        <w:t xml:space="preserve"> Microsoft doesn't have a great track record with client</w:t>
      </w:r>
      <w:r w:rsidR="00B42001">
        <w:t>-</w:t>
      </w:r>
      <w:r>
        <w:t xml:space="preserve">side frameworks. The good news here is that </w:t>
      </w:r>
      <w:proofErr w:type="spellStart"/>
      <w:r>
        <w:t>Blazor</w:t>
      </w:r>
      <w:proofErr w:type="spellEnd"/>
      <w:r>
        <w:t xml:space="preserve"> is different in that it</w:t>
      </w:r>
      <w:r w:rsidR="00B42001">
        <w:t>’</w:t>
      </w:r>
      <w:r>
        <w:t>s not based around JavaScript and Microsoft can leverage their skill in building .NET</w:t>
      </w:r>
      <w:r w:rsidR="00B42001">
        <w:t>-</w:t>
      </w:r>
      <w:r>
        <w:t xml:space="preserve">based frameworks and awesome tooling with </w:t>
      </w:r>
      <w:proofErr w:type="spellStart"/>
      <w:r>
        <w:t>Blazor</w:t>
      </w:r>
      <w:proofErr w:type="spellEnd"/>
      <w:r>
        <w:t>.</w:t>
      </w:r>
      <w:r w:rsidR="00B42001">
        <w:t xml:space="preserve"> </w:t>
      </w:r>
      <w:r>
        <w:t>Given the short time since it was initially announced and put out</w:t>
      </w:r>
      <w:r w:rsidR="00B42001">
        <w:t>,</w:t>
      </w:r>
      <w:r>
        <w:t xml:space="preserve"> I'd say </w:t>
      </w:r>
      <w:proofErr w:type="spellStart"/>
      <w:r>
        <w:t>Blazor</w:t>
      </w:r>
      <w:proofErr w:type="spellEnd"/>
      <w:r>
        <w:t xml:space="preserve"> has come a long way and it's actually mostly functional. </w:t>
      </w:r>
      <w:del w:id="431" w:author="Rick Strahl" w:date="2018-07-29T20:20:00Z">
        <w:r w:rsidDel="00AA5403">
          <w:delText>But it's definitely not ready to be used in production any time soon due to performance, missing features</w:delText>
        </w:r>
        <w:r w:rsidR="00B42001" w:rsidDel="00AA5403">
          <w:delText>,</w:delText>
        </w:r>
        <w:r w:rsidDel="00AA5403">
          <w:delText xml:space="preserve"> and a number of bugs in the runtime. It's just a matter of time before these issues are resolved, but it's a waiting game.</w:delText>
        </w:r>
      </w:del>
    </w:p>
    <w:p w14:paraId="00D13A05" w14:textId="081AB7C5" w:rsidR="0023665B" w:rsidRDefault="0023665B" w:rsidP="00116847">
      <w:pPr>
        <w:pStyle w:val="BodyText"/>
      </w:pPr>
    </w:p>
    <w:p w14:paraId="62363354" w14:textId="17C29B4B" w:rsidR="00116847" w:rsidRDefault="00AA5403" w:rsidP="00116847">
      <w:pPr>
        <w:pStyle w:val="BodyText"/>
      </w:pPr>
      <w:ins w:id="432" w:author="Rick Strahl" w:date="2018-07-29T20:20:00Z">
        <w:r>
          <w:t>But</w:t>
        </w:r>
      </w:ins>
      <w:del w:id="433" w:author="Rick Strahl" w:date="2018-07-29T20:20:00Z">
        <w:r w:rsidR="00116847" w:rsidDel="00AA5403">
          <w:delText>So</w:delText>
        </w:r>
      </w:del>
      <w:r w:rsidR="00116847">
        <w:t xml:space="preserve"> as exciting as all of this new tech is, don't get too excited because I think it'll be quite a while before there's a stable and fully functional</w:t>
      </w:r>
      <w:ins w:id="434" w:author="Rick Strahl" w:date="2018-07-29T20:20:00Z">
        <w:r>
          <w:t xml:space="preserve">, production ready </w:t>
        </w:r>
      </w:ins>
      <w:del w:id="435" w:author="Rick Strahl" w:date="2018-07-29T20:20:00Z">
        <w:r w:rsidR="00116847" w:rsidDel="00AA5403">
          <w:delText xml:space="preserve"> </w:delText>
        </w:r>
      </w:del>
      <w:r w:rsidR="00116847">
        <w:t xml:space="preserve">version of </w:t>
      </w:r>
      <w:proofErr w:type="spellStart"/>
      <w:r w:rsidR="00116847">
        <w:t>Blazor</w:t>
      </w:r>
      <w:proofErr w:type="spellEnd"/>
      <w:r w:rsidR="00116847">
        <w:t xml:space="preserve"> </w:t>
      </w:r>
      <w:r w:rsidR="00B557CF">
        <w:t>to</w:t>
      </w:r>
      <w:r w:rsidR="00116847">
        <w:t xml:space="preserve"> use in production.</w:t>
      </w:r>
    </w:p>
    <w:p w14:paraId="4E50D500" w14:textId="77777777" w:rsidR="0023665B" w:rsidRDefault="0023665B" w:rsidP="00116847">
      <w:pPr>
        <w:pStyle w:val="BodyText"/>
      </w:pPr>
    </w:p>
    <w:p w14:paraId="28E60913" w14:textId="77673DEB" w:rsidR="005E4AB6" w:rsidRDefault="00116847" w:rsidP="0023665B">
      <w:pPr>
        <w:pStyle w:val="BodyText"/>
      </w:pPr>
      <w:r>
        <w:t xml:space="preserve">It's not quite time to throw out the JavaScript baby with the bathwater yet. But in the </w:t>
      </w:r>
      <w:r w:rsidR="0023665B">
        <w:t>meantime,</w:t>
      </w:r>
      <w:r>
        <w:t xml:space="preserve"> </w:t>
      </w:r>
      <w:r w:rsidR="00B557CF">
        <w:t>you</w:t>
      </w:r>
      <w:r>
        <w:t xml:space="preserve"> can think about the possibilities that Web Assembly and </w:t>
      </w:r>
      <w:proofErr w:type="spellStart"/>
      <w:r>
        <w:t>Blazor</w:t>
      </w:r>
      <w:proofErr w:type="spellEnd"/>
      <w:r>
        <w:t xml:space="preserve"> can deliver. Get involved, play with the technology, report bugs</w:t>
      </w:r>
      <w:r w:rsidR="00B557CF">
        <w:t>,</w:t>
      </w:r>
      <w:r>
        <w:t xml:space="preserve"> and help out with discussions about features that you need.</w:t>
      </w:r>
      <w:ins w:id="436" w:author="Rick Strahl" w:date="2018-07-29T20:21:00Z">
        <w:r w:rsidR="00AA5403">
          <w:t xml:space="preserve"> Your feedback matters and heightened interest will help drive this technology forward.</w:t>
        </w:r>
      </w:ins>
    </w:p>
    <w:p w14:paraId="69188D65" w14:textId="6DF55A9E" w:rsidR="005E4AB6" w:rsidRDefault="005E4AB6" w:rsidP="0023665B">
      <w:pPr>
        <w:pStyle w:val="BodyText"/>
      </w:pPr>
    </w:p>
    <w:p w14:paraId="067FBC9D" w14:textId="000E4449" w:rsidR="005E4AB6" w:rsidRPr="00F01C00" w:rsidRDefault="005E4AB6" w:rsidP="005E4AB6">
      <w:pPr>
        <w:pStyle w:val="CodeListingHeader"/>
      </w:pPr>
      <w:r>
        <w:t>Listing 1</w:t>
      </w:r>
      <w:r w:rsidR="00B557CF">
        <w:t>:</w:t>
      </w:r>
      <w:r>
        <w:t xml:space="preserve"> Start of a business object in a loose C# class</w:t>
      </w:r>
    </w:p>
    <w:p w14:paraId="6D737B92" w14:textId="77777777" w:rsidR="005E4AB6" w:rsidRDefault="005E4AB6" w:rsidP="005E4AB6">
      <w:pPr>
        <w:pStyle w:val="CodeListing"/>
        <w:rPr>
          <w:rFonts w:cs="Consolas"/>
          <w:sz w:val="19"/>
          <w:szCs w:val="19"/>
        </w:rPr>
      </w:pPr>
      <w:r>
        <w:rPr>
          <w:rFonts w:cs="Consolas"/>
          <w:color w:val="0000FF"/>
          <w:sz w:val="19"/>
          <w:szCs w:val="19"/>
        </w:rPr>
        <w:t>namespace</w:t>
      </w:r>
      <w:r>
        <w:rPr>
          <w:rFonts w:cs="Consolas"/>
          <w:sz w:val="19"/>
          <w:szCs w:val="19"/>
        </w:rPr>
        <w:t xml:space="preserve"> BlazorDemo</w:t>
      </w:r>
    </w:p>
    <w:p w14:paraId="02587426" w14:textId="77777777" w:rsidR="005E4AB6" w:rsidRDefault="005E4AB6" w:rsidP="005E4AB6">
      <w:pPr>
        <w:pStyle w:val="CodeListing"/>
        <w:rPr>
          <w:rFonts w:cs="Consolas"/>
          <w:sz w:val="19"/>
          <w:szCs w:val="19"/>
        </w:rPr>
      </w:pPr>
      <w:r>
        <w:rPr>
          <w:rFonts w:cs="Consolas"/>
          <w:sz w:val="19"/>
          <w:szCs w:val="19"/>
        </w:rPr>
        <w:t>{</w:t>
      </w:r>
    </w:p>
    <w:p w14:paraId="166C7CB2" w14:textId="77777777" w:rsidR="005E4AB6" w:rsidRDefault="005E4AB6" w:rsidP="005E4AB6">
      <w:pPr>
        <w:pStyle w:val="CodeListing"/>
        <w:rPr>
          <w:rFonts w:cs="Consolas"/>
          <w:sz w:val="19"/>
          <w:szCs w:val="19"/>
        </w:rPr>
      </w:pPr>
    </w:p>
    <w:p w14:paraId="5AF8768E" w14:textId="77777777" w:rsidR="005E4AB6" w:rsidRDefault="005E4AB6" w:rsidP="005E4AB6">
      <w:pPr>
        <w:pStyle w:val="CodeListing"/>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TodoBusiness</w:t>
      </w:r>
    </w:p>
    <w:p w14:paraId="08E917C8" w14:textId="77777777" w:rsidR="005E4AB6" w:rsidRDefault="005E4AB6" w:rsidP="005E4AB6">
      <w:pPr>
        <w:pStyle w:val="CodeListing"/>
        <w:rPr>
          <w:rFonts w:cs="Consolas"/>
          <w:sz w:val="19"/>
          <w:szCs w:val="19"/>
        </w:rPr>
      </w:pPr>
      <w:r>
        <w:rPr>
          <w:rFonts w:cs="Consolas"/>
          <w:sz w:val="19"/>
          <w:szCs w:val="19"/>
        </w:rPr>
        <w:t>{</w:t>
      </w:r>
    </w:p>
    <w:p w14:paraId="30846C97" w14:textId="77777777" w:rsidR="00AA5403" w:rsidRDefault="005E4AB6" w:rsidP="005E4AB6">
      <w:pPr>
        <w:pStyle w:val="CodeListing"/>
        <w:rPr>
          <w:ins w:id="437" w:author="Rick Strahl" w:date="2018-07-29T20:18:00Z"/>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static</w:t>
      </w:r>
      <w:r>
        <w:rPr>
          <w:rFonts w:cs="Consolas"/>
          <w:sz w:val="19"/>
          <w:szCs w:val="19"/>
        </w:rPr>
        <w:t xml:space="preserve"> List&lt;TodoItem&gt; Todos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xml:space="preserve">; } = </w:t>
      </w:r>
    </w:p>
    <w:p w14:paraId="7142003C" w14:textId="5D947F52" w:rsidR="005E4AB6" w:rsidRDefault="00AA5403" w:rsidP="005E4AB6">
      <w:pPr>
        <w:pStyle w:val="CodeListing"/>
        <w:rPr>
          <w:rFonts w:cs="Consolas"/>
          <w:sz w:val="19"/>
          <w:szCs w:val="19"/>
        </w:rPr>
      </w:pPr>
      <w:ins w:id="438" w:author="Rick Strahl" w:date="2018-07-29T20:18:00Z">
        <w:r>
          <w:rPr>
            <w:rFonts w:cs="Consolas"/>
            <w:color w:val="0000FF"/>
            <w:sz w:val="19"/>
            <w:szCs w:val="19"/>
          </w:rPr>
          <w:t xml:space="preserve">    </w:t>
        </w:r>
      </w:ins>
      <w:r w:rsidR="005E4AB6">
        <w:rPr>
          <w:rFonts w:cs="Consolas"/>
          <w:color w:val="0000FF"/>
          <w:sz w:val="19"/>
          <w:szCs w:val="19"/>
        </w:rPr>
        <w:t>n</w:t>
      </w:r>
      <w:commentRangeStart w:id="439"/>
      <w:r w:rsidR="005E4AB6">
        <w:rPr>
          <w:rFonts w:cs="Consolas"/>
          <w:color w:val="0000FF"/>
          <w:sz w:val="19"/>
          <w:szCs w:val="19"/>
        </w:rPr>
        <w:t>ew</w:t>
      </w:r>
      <w:r w:rsidR="005E4AB6">
        <w:rPr>
          <w:rFonts w:cs="Consolas"/>
          <w:sz w:val="19"/>
          <w:szCs w:val="19"/>
        </w:rPr>
        <w:t xml:space="preserve"> </w:t>
      </w:r>
      <w:commentRangeEnd w:id="439"/>
      <w:r w:rsidR="00B557CF">
        <w:rPr>
          <w:rStyle w:val="CommentReference"/>
          <w:rFonts w:ascii="Verdana" w:hAnsi="Verdana"/>
          <w:noProof w:val="0"/>
          <w:color w:val="auto"/>
        </w:rPr>
        <w:commentReference w:id="439"/>
      </w:r>
      <w:r w:rsidR="005E4AB6">
        <w:rPr>
          <w:rFonts w:cs="Consolas"/>
          <w:sz w:val="19"/>
          <w:szCs w:val="19"/>
        </w:rPr>
        <w:t>List&lt;TodoItem&gt; {</w:t>
      </w:r>
    </w:p>
    <w:p w14:paraId="0C1000ED" w14:textId="46AB3244" w:rsidR="005E4AB6" w:rsidRDefault="00AA5403" w:rsidP="005E4AB6">
      <w:pPr>
        <w:pStyle w:val="CodeListing"/>
        <w:rPr>
          <w:rFonts w:cs="Consolas"/>
          <w:sz w:val="19"/>
          <w:szCs w:val="19"/>
        </w:rPr>
      </w:pPr>
      <w:ins w:id="440" w:author="Rick Strahl" w:date="2018-07-29T20:19:00Z">
        <w:r>
          <w:rPr>
            <w:rFonts w:cs="Consolas"/>
            <w:sz w:val="19"/>
            <w:szCs w:val="19"/>
          </w:rPr>
          <w:t xml:space="preserve">  </w:t>
        </w:r>
      </w:ins>
      <w:r w:rsidR="005E4AB6">
        <w:rPr>
          <w:rFonts w:cs="Consolas"/>
          <w:sz w:val="19"/>
          <w:szCs w:val="19"/>
        </w:rPr>
        <w:t xml:space="preserve">    </w:t>
      </w:r>
      <w:r w:rsidR="005E4AB6">
        <w:rPr>
          <w:rFonts w:cs="Consolas"/>
          <w:color w:val="0000FF"/>
          <w:sz w:val="19"/>
          <w:szCs w:val="19"/>
        </w:rPr>
        <w:t>new</w:t>
      </w:r>
      <w:r w:rsidR="005E4AB6">
        <w:rPr>
          <w:rFonts w:cs="Consolas"/>
          <w:sz w:val="19"/>
          <w:szCs w:val="19"/>
        </w:rPr>
        <w:t xml:space="preserve"> TodoItem {</w:t>
      </w:r>
    </w:p>
    <w:p w14:paraId="5D0032C7" w14:textId="77777777" w:rsidR="005E4AB6" w:rsidRDefault="005E4AB6" w:rsidP="005E4AB6">
      <w:pPr>
        <w:pStyle w:val="CodeListing"/>
        <w:rPr>
          <w:rFonts w:cs="Consolas"/>
          <w:sz w:val="19"/>
          <w:szCs w:val="19"/>
        </w:rPr>
      </w:pPr>
      <w:r>
        <w:rPr>
          <w:rFonts w:cs="Consolas"/>
          <w:sz w:val="19"/>
          <w:szCs w:val="19"/>
        </w:rPr>
        <w:t xml:space="preserve">        Title = </w:t>
      </w:r>
      <w:r>
        <w:rPr>
          <w:rFonts w:cs="Consolas"/>
          <w:color w:val="A31515"/>
          <w:sz w:val="19"/>
          <w:szCs w:val="19"/>
        </w:rPr>
        <w:t>"Go windsurfing"</w:t>
      </w:r>
      <w:r>
        <w:rPr>
          <w:rFonts w:cs="Consolas"/>
          <w:sz w:val="19"/>
          <w:szCs w:val="19"/>
        </w:rPr>
        <w:t>,</w:t>
      </w:r>
    </w:p>
    <w:p w14:paraId="6BA8DC59" w14:textId="77777777" w:rsidR="005E4AB6" w:rsidRDefault="005E4AB6" w:rsidP="005E4AB6">
      <w:pPr>
        <w:pStyle w:val="CodeListing"/>
        <w:rPr>
          <w:rFonts w:cs="Consolas"/>
          <w:sz w:val="19"/>
          <w:szCs w:val="19"/>
        </w:rPr>
      </w:pPr>
      <w:r>
        <w:rPr>
          <w:rFonts w:cs="Consolas"/>
          <w:sz w:val="19"/>
          <w:szCs w:val="19"/>
        </w:rPr>
        <w:t xml:space="preserve">        Description = </w:t>
      </w:r>
      <w:r>
        <w:rPr>
          <w:rFonts w:cs="Consolas"/>
          <w:color w:val="A31515"/>
          <w:sz w:val="19"/>
          <w:szCs w:val="19"/>
        </w:rPr>
        <w:t>"Hope it's windy"</w:t>
      </w:r>
    </w:p>
    <w:p w14:paraId="481A3D4A" w14:textId="5F5A6C4D" w:rsidR="005E4AB6" w:rsidRDefault="005E4AB6" w:rsidP="005E4AB6">
      <w:pPr>
        <w:pStyle w:val="CodeListing"/>
        <w:rPr>
          <w:rFonts w:cs="Consolas"/>
          <w:sz w:val="19"/>
          <w:szCs w:val="19"/>
        </w:rPr>
      </w:pPr>
      <w:r>
        <w:rPr>
          <w:rFonts w:cs="Consolas"/>
          <w:sz w:val="19"/>
          <w:szCs w:val="19"/>
        </w:rPr>
        <w:t xml:space="preserve">    </w:t>
      </w:r>
      <w:ins w:id="441" w:author="Rick Strahl" w:date="2018-07-29T20:19:00Z">
        <w:r w:rsidR="00AA5403">
          <w:rPr>
            <w:rFonts w:cs="Consolas"/>
            <w:sz w:val="19"/>
            <w:szCs w:val="19"/>
          </w:rPr>
          <w:t xml:space="preserve">  </w:t>
        </w:r>
      </w:ins>
      <w:r>
        <w:rPr>
          <w:rFonts w:cs="Consolas"/>
          <w:sz w:val="19"/>
          <w:szCs w:val="19"/>
        </w:rPr>
        <w:t>},</w:t>
      </w:r>
    </w:p>
    <w:p w14:paraId="31AE1C92" w14:textId="4C33DD87" w:rsidR="005E4AB6" w:rsidRDefault="005E4AB6" w:rsidP="005E4AB6">
      <w:pPr>
        <w:pStyle w:val="CodeListing"/>
        <w:rPr>
          <w:rFonts w:cs="Consolas"/>
          <w:sz w:val="19"/>
          <w:szCs w:val="19"/>
        </w:rPr>
      </w:pPr>
      <w:r>
        <w:rPr>
          <w:rFonts w:cs="Consolas"/>
          <w:sz w:val="19"/>
          <w:szCs w:val="19"/>
        </w:rPr>
        <w:t xml:space="preserve">  </w:t>
      </w:r>
      <w:ins w:id="442" w:author="Rick Strahl" w:date="2018-07-29T20:19:00Z">
        <w:r w:rsidR="00AA5403">
          <w:rPr>
            <w:rFonts w:cs="Consolas"/>
            <w:sz w:val="19"/>
            <w:szCs w:val="19"/>
          </w:rPr>
          <w:t xml:space="preserve">  </w:t>
        </w:r>
      </w:ins>
      <w:r>
        <w:rPr>
          <w:rFonts w:cs="Consolas"/>
          <w:sz w:val="19"/>
          <w:szCs w:val="19"/>
        </w:rPr>
        <w:t xml:space="preserve">  </w:t>
      </w:r>
      <w:r>
        <w:rPr>
          <w:rFonts w:cs="Consolas"/>
          <w:color w:val="0000FF"/>
          <w:sz w:val="19"/>
          <w:szCs w:val="19"/>
        </w:rPr>
        <w:t>new</w:t>
      </w:r>
      <w:r>
        <w:rPr>
          <w:rFonts w:cs="Consolas"/>
          <w:sz w:val="19"/>
          <w:szCs w:val="19"/>
        </w:rPr>
        <w:t xml:space="preserve"> TodoItem {</w:t>
      </w:r>
    </w:p>
    <w:p w14:paraId="7F8ADAF6" w14:textId="77777777" w:rsidR="005E4AB6" w:rsidRDefault="005E4AB6" w:rsidP="005E4AB6">
      <w:pPr>
        <w:pStyle w:val="CodeListing"/>
        <w:rPr>
          <w:rFonts w:cs="Consolas"/>
          <w:sz w:val="19"/>
          <w:szCs w:val="19"/>
        </w:rPr>
      </w:pPr>
      <w:r>
        <w:rPr>
          <w:rFonts w:cs="Consolas"/>
          <w:sz w:val="19"/>
          <w:szCs w:val="19"/>
        </w:rPr>
        <w:t xml:space="preserve">        Title = </w:t>
      </w:r>
      <w:r>
        <w:rPr>
          <w:rFonts w:cs="Consolas"/>
          <w:color w:val="A31515"/>
          <w:sz w:val="19"/>
          <w:szCs w:val="19"/>
        </w:rPr>
        <w:t>"Back to work"</w:t>
      </w:r>
      <w:r>
        <w:rPr>
          <w:rFonts w:cs="Consolas"/>
          <w:sz w:val="19"/>
          <w:szCs w:val="19"/>
        </w:rPr>
        <w:t>,</w:t>
      </w:r>
    </w:p>
    <w:p w14:paraId="0CFF0BFA" w14:textId="77777777" w:rsidR="005E4AB6" w:rsidRDefault="005E4AB6" w:rsidP="005E4AB6">
      <w:pPr>
        <w:pStyle w:val="CodeListing"/>
        <w:rPr>
          <w:rFonts w:cs="Consolas"/>
          <w:sz w:val="19"/>
          <w:szCs w:val="19"/>
        </w:rPr>
      </w:pPr>
      <w:r>
        <w:rPr>
          <w:rFonts w:cs="Consolas"/>
          <w:sz w:val="19"/>
          <w:szCs w:val="19"/>
        </w:rPr>
        <w:t xml:space="preserve">        Description = </w:t>
      </w:r>
      <w:r>
        <w:rPr>
          <w:rFonts w:cs="Consolas"/>
          <w:color w:val="A31515"/>
          <w:sz w:val="19"/>
          <w:szCs w:val="19"/>
        </w:rPr>
        <w:t>"Write a new blog post. Get with it!"</w:t>
      </w:r>
    </w:p>
    <w:p w14:paraId="2F7B2BFF" w14:textId="79D58A78" w:rsidR="005E4AB6" w:rsidRDefault="00AA5403" w:rsidP="005E4AB6">
      <w:pPr>
        <w:pStyle w:val="CodeListing"/>
        <w:rPr>
          <w:rFonts w:cs="Consolas"/>
          <w:sz w:val="19"/>
          <w:szCs w:val="19"/>
        </w:rPr>
      </w:pPr>
      <w:ins w:id="443" w:author="Rick Strahl" w:date="2018-07-29T20:19:00Z">
        <w:r>
          <w:rPr>
            <w:rFonts w:cs="Consolas"/>
            <w:sz w:val="19"/>
            <w:szCs w:val="19"/>
          </w:rPr>
          <w:t xml:space="preserve">  </w:t>
        </w:r>
      </w:ins>
      <w:r w:rsidR="005E4AB6">
        <w:rPr>
          <w:rFonts w:cs="Consolas"/>
          <w:sz w:val="19"/>
          <w:szCs w:val="19"/>
        </w:rPr>
        <w:t xml:space="preserve">    },</w:t>
      </w:r>
      <w:ins w:id="444" w:author="Rick Strahl" w:date="2018-07-29T20:19:00Z">
        <w:r>
          <w:rPr>
            <w:rFonts w:cs="Consolas"/>
            <w:sz w:val="19"/>
            <w:szCs w:val="19"/>
          </w:rPr>
          <w:t xml:space="preserve"> …</w:t>
        </w:r>
      </w:ins>
    </w:p>
    <w:p w14:paraId="235395A1" w14:textId="0E89B091" w:rsidR="005E4AB6" w:rsidDel="00AA5403" w:rsidRDefault="005E4AB6" w:rsidP="005E4AB6">
      <w:pPr>
        <w:pStyle w:val="CodeListing"/>
        <w:rPr>
          <w:del w:id="445" w:author="Rick Strahl" w:date="2018-07-29T20:19:00Z"/>
          <w:rFonts w:cs="Consolas"/>
          <w:sz w:val="19"/>
          <w:szCs w:val="19"/>
        </w:rPr>
      </w:pPr>
      <w:r>
        <w:rPr>
          <w:rFonts w:cs="Consolas"/>
          <w:sz w:val="19"/>
          <w:szCs w:val="19"/>
        </w:rPr>
        <w:t xml:space="preserve">    </w:t>
      </w:r>
      <w:del w:id="446" w:author="Rick Strahl" w:date="2018-07-29T20:19:00Z">
        <w:r w:rsidDel="00AA5403">
          <w:rPr>
            <w:rFonts w:cs="Consolas"/>
            <w:sz w:val="19"/>
            <w:szCs w:val="19"/>
          </w:rPr>
          <w:delText>...</w:delText>
        </w:r>
      </w:del>
    </w:p>
    <w:p w14:paraId="589FF99C" w14:textId="77777777" w:rsidR="005E4AB6" w:rsidRDefault="005E4AB6" w:rsidP="00AA5403">
      <w:pPr>
        <w:pStyle w:val="CodeListing"/>
        <w:rPr>
          <w:rFonts w:cs="Consolas"/>
          <w:sz w:val="19"/>
          <w:szCs w:val="19"/>
        </w:rPr>
      </w:pPr>
      <w:r>
        <w:rPr>
          <w:rFonts w:cs="Consolas"/>
          <w:sz w:val="19"/>
          <w:szCs w:val="19"/>
        </w:rPr>
        <w:t>};</w:t>
      </w:r>
    </w:p>
    <w:p w14:paraId="0C37B163" w14:textId="77777777" w:rsidR="005E4AB6" w:rsidRDefault="005E4AB6" w:rsidP="005E4AB6">
      <w:pPr>
        <w:pStyle w:val="CodeListing"/>
        <w:rPr>
          <w:rFonts w:cs="Consolas"/>
          <w:sz w:val="19"/>
          <w:szCs w:val="19"/>
        </w:rPr>
      </w:pPr>
      <w:r>
        <w:rPr>
          <w:rFonts w:cs="Consolas"/>
          <w:sz w:val="19"/>
          <w:szCs w:val="19"/>
        </w:rPr>
        <w:t>}</w:t>
      </w:r>
    </w:p>
    <w:p w14:paraId="4F9CE307" w14:textId="77777777" w:rsidR="005E4AB6" w:rsidRDefault="005E4AB6" w:rsidP="005E4AB6">
      <w:pPr>
        <w:pStyle w:val="CodeListing"/>
        <w:rPr>
          <w:rFonts w:cs="Consolas"/>
          <w:sz w:val="19"/>
          <w:szCs w:val="19"/>
        </w:rPr>
      </w:pPr>
    </w:p>
    <w:p w14:paraId="50BE68FF" w14:textId="77777777" w:rsidR="005E4AB6" w:rsidRDefault="005E4AB6" w:rsidP="005E4AB6">
      <w:pPr>
        <w:pStyle w:val="CodeListing"/>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TodoItem</w:t>
      </w:r>
    </w:p>
    <w:p w14:paraId="33CED63B" w14:textId="77777777" w:rsidR="005E4AB6" w:rsidRDefault="005E4AB6" w:rsidP="005E4AB6">
      <w:pPr>
        <w:pStyle w:val="CodeListing"/>
        <w:rPr>
          <w:rFonts w:cs="Consolas"/>
          <w:sz w:val="19"/>
          <w:szCs w:val="19"/>
        </w:rPr>
      </w:pPr>
      <w:r>
        <w:rPr>
          <w:rFonts w:cs="Consolas"/>
          <w:sz w:val="19"/>
          <w:szCs w:val="19"/>
        </w:rPr>
        <w:t>{</w:t>
      </w:r>
    </w:p>
    <w:p w14:paraId="20FD55E0"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DateTime Entered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31D42DF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string</w:t>
      </w:r>
      <w:r>
        <w:rPr>
          <w:rFonts w:cs="Consolas"/>
          <w:sz w:val="19"/>
          <w:szCs w:val="19"/>
        </w:rPr>
        <w:t xml:space="preserve"> Title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33F35FE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string</w:t>
      </w:r>
      <w:r>
        <w:rPr>
          <w:rFonts w:cs="Consolas"/>
          <w:sz w:val="19"/>
          <w:szCs w:val="19"/>
        </w:rPr>
        <w:t xml:space="preserve"> Description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1AB2E33B"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bool</w:t>
      </w:r>
      <w:r>
        <w:rPr>
          <w:rFonts w:cs="Consolas"/>
          <w:sz w:val="19"/>
          <w:szCs w:val="19"/>
        </w:rPr>
        <w:t xml:space="preserve"> Completed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5BC41EC1" w14:textId="77777777" w:rsidR="005E4AB6" w:rsidRDefault="005E4AB6" w:rsidP="005E4AB6">
      <w:pPr>
        <w:pStyle w:val="CodeListing"/>
        <w:rPr>
          <w:rFonts w:cs="Consolas"/>
          <w:sz w:val="19"/>
          <w:szCs w:val="19"/>
        </w:rPr>
      </w:pPr>
    </w:p>
    <w:p w14:paraId="0DDCC788"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TodoItem()</w:t>
      </w:r>
    </w:p>
    <w:p w14:paraId="69DF51B8" w14:textId="77777777" w:rsidR="005E4AB6" w:rsidRDefault="005E4AB6" w:rsidP="005E4AB6">
      <w:pPr>
        <w:pStyle w:val="CodeListing"/>
        <w:rPr>
          <w:rFonts w:cs="Consolas"/>
          <w:sz w:val="19"/>
          <w:szCs w:val="19"/>
        </w:rPr>
      </w:pPr>
      <w:r>
        <w:rPr>
          <w:rFonts w:cs="Consolas"/>
          <w:sz w:val="19"/>
          <w:szCs w:val="19"/>
        </w:rPr>
        <w:t xml:space="preserve">    {</w:t>
      </w:r>
    </w:p>
    <w:p w14:paraId="374EEB38" w14:textId="77777777" w:rsidR="005E4AB6" w:rsidRDefault="005E4AB6" w:rsidP="005E4AB6">
      <w:pPr>
        <w:pStyle w:val="CodeListing"/>
        <w:rPr>
          <w:rFonts w:cs="Consolas"/>
          <w:sz w:val="19"/>
          <w:szCs w:val="19"/>
        </w:rPr>
      </w:pPr>
      <w:r>
        <w:rPr>
          <w:rFonts w:cs="Consolas"/>
          <w:sz w:val="19"/>
          <w:szCs w:val="19"/>
        </w:rPr>
        <w:t xml:space="preserve">        Entered = DateTime.Now;</w:t>
      </w:r>
    </w:p>
    <w:p w14:paraId="69A281FB" w14:textId="77777777" w:rsidR="005E4AB6" w:rsidRDefault="005E4AB6" w:rsidP="005E4AB6">
      <w:pPr>
        <w:pStyle w:val="CodeListing"/>
        <w:rPr>
          <w:rFonts w:cs="Consolas"/>
          <w:sz w:val="19"/>
          <w:szCs w:val="19"/>
        </w:rPr>
      </w:pPr>
      <w:r>
        <w:rPr>
          <w:rFonts w:cs="Consolas"/>
          <w:sz w:val="19"/>
          <w:szCs w:val="19"/>
        </w:rPr>
        <w:t xml:space="preserve">    }</w:t>
      </w:r>
    </w:p>
    <w:p w14:paraId="1A6174B2" w14:textId="77777777" w:rsidR="005E4AB6" w:rsidRDefault="005E4AB6" w:rsidP="005E4AB6">
      <w:pPr>
        <w:pStyle w:val="CodeListing"/>
        <w:rPr>
          <w:rFonts w:cs="Consolas"/>
          <w:sz w:val="19"/>
          <w:szCs w:val="19"/>
        </w:rPr>
      </w:pPr>
      <w:r>
        <w:rPr>
          <w:rFonts w:cs="Consolas"/>
          <w:sz w:val="19"/>
          <w:szCs w:val="19"/>
        </w:rPr>
        <w:t>} }</w:t>
      </w:r>
    </w:p>
    <w:p w14:paraId="0AA32821" w14:textId="77777777" w:rsidR="005E4AB6" w:rsidRDefault="005E4AB6" w:rsidP="005E4AB6">
      <w:pPr>
        <w:pStyle w:val="BodyText"/>
      </w:pPr>
    </w:p>
    <w:p w14:paraId="30471E7B" w14:textId="0A0CE089" w:rsidR="005E4AB6" w:rsidRPr="00F01C00" w:rsidRDefault="005E4AB6" w:rsidP="005E4AB6">
      <w:pPr>
        <w:pStyle w:val="CodeListingHeader"/>
      </w:pPr>
      <w:r>
        <w:t>Listing 2</w:t>
      </w:r>
      <w:r w:rsidR="00B557CF">
        <w:t>:</w:t>
      </w:r>
      <w:r>
        <w:t xml:space="preserve"> Looping through To</w:t>
      </w:r>
      <w:r w:rsidR="00B557CF">
        <w:t>D</w:t>
      </w:r>
      <w:r>
        <w:t>o Items and formatting output</w:t>
      </w:r>
    </w:p>
    <w:p w14:paraId="336919C5" w14:textId="77777777" w:rsidR="005E4AB6" w:rsidRDefault="005E4AB6" w:rsidP="005E4AB6">
      <w:pPr>
        <w:pStyle w:val="CodeListing"/>
        <w:rPr>
          <w:rFonts w:cs="Consolas"/>
          <w:sz w:val="19"/>
          <w:szCs w:val="19"/>
        </w:rPr>
      </w:pPr>
      <w:r>
        <w:rPr>
          <w:rFonts w:cs="Consolas"/>
          <w:sz w:val="19"/>
          <w:szCs w:val="19"/>
          <w:highlight w:val="yellow"/>
        </w:rPr>
        <w:t>@page</w:t>
      </w:r>
      <w:r>
        <w:rPr>
          <w:rFonts w:cs="Consolas"/>
          <w:sz w:val="19"/>
          <w:szCs w:val="19"/>
        </w:rPr>
        <w:t xml:space="preserve"> </w:t>
      </w:r>
      <w:r>
        <w:rPr>
          <w:rFonts w:cs="Consolas"/>
          <w:color w:val="A31515"/>
          <w:sz w:val="19"/>
          <w:szCs w:val="19"/>
        </w:rPr>
        <w:t>"/todos"</w:t>
      </w:r>
    </w:p>
    <w:p w14:paraId="620E602C" w14:textId="77777777" w:rsidR="005E4AB6" w:rsidRDefault="005E4AB6" w:rsidP="005E4AB6">
      <w:pPr>
        <w:pStyle w:val="CodeListing"/>
        <w:rPr>
          <w:rFonts w:cs="Consolas"/>
          <w:sz w:val="19"/>
          <w:szCs w:val="19"/>
        </w:rPr>
      </w:pPr>
    </w:p>
    <w:p w14:paraId="5C8C6E5F"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link</w:t>
      </w:r>
      <w:r>
        <w:rPr>
          <w:rFonts w:cs="Consolas"/>
          <w:sz w:val="19"/>
          <w:szCs w:val="19"/>
        </w:rPr>
        <w:t xml:space="preserve"> </w:t>
      </w:r>
      <w:r>
        <w:rPr>
          <w:rFonts w:cs="Consolas"/>
          <w:color w:val="FF0000"/>
          <w:sz w:val="19"/>
          <w:szCs w:val="19"/>
        </w:rPr>
        <w:t>href</w:t>
      </w:r>
      <w:r>
        <w:rPr>
          <w:rFonts w:cs="Consolas"/>
          <w:color w:val="0000FF"/>
          <w:sz w:val="19"/>
          <w:szCs w:val="19"/>
        </w:rPr>
        <w:t>="/css/todos.css"</w:t>
      </w:r>
      <w:r>
        <w:rPr>
          <w:rFonts w:cs="Consolas"/>
          <w:sz w:val="19"/>
          <w:szCs w:val="19"/>
        </w:rPr>
        <w:t xml:space="preserve"> </w:t>
      </w:r>
      <w:r>
        <w:rPr>
          <w:rFonts w:cs="Consolas"/>
          <w:color w:val="FF0000"/>
          <w:sz w:val="19"/>
          <w:szCs w:val="19"/>
        </w:rPr>
        <w:t>rel</w:t>
      </w:r>
      <w:r>
        <w:rPr>
          <w:rFonts w:cs="Consolas"/>
          <w:color w:val="0000FF"/>
          <w:sz w:val="19"/>
          <w:szCs w:val="19"/>
        </w:rPr>
        <w:t>="stylesheet"</w:t>
      </w:r>
      <w:r>
        <w:rPr>
          <w:rFonts w:cs="Consolas"/>
          <w:sz w:val="19"/>
          <w:szCs w:val="19"/>
        </w:rPr>
        <w:t xml:space="preserve"> </w:t>
      </w:r>
      <w:r>
        <w:rPr>
          <w:rFonts w:cs="Consolas"/>
          <w:color w:val="0000FF"/>
          <w:sz w:val="19"/>
          <w:szCs w:val="19"/>
        </w:rPr>
        <w:t>/&gt;</w:t>
      </w:r>
    </w:p>
    <w:p w14:paraId="12730C0E"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="container"&gt;</w:t>
      </w:r>
    </w:p>
    <w:p w14:paraId="62A22AE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="todo-container"&gt;</w:t>
      </w:r>
    </w:p>
    <w:p w14:paraId="025409FB" w14:textId="77777777" w:rsidR="005E4AB6" w:rsidRDefault="005E4AB6" w:rsidP="005E4AB6">
      <w:pPr>
        <w:pStyle w:val="CodeListing"/>
        <w:rPr>
          <w:rFonts w:cs="Consolas"/>
          <w:sz w:val="19"/>
          <w:szCs w:val="19"/>
        </w:rPr>
      </w:pPr>
      <w:r>
        <w:rPr>
          <w:rFonts w:cs="Consolas"/>
          <w:sz w:val="19"/>
          <w:szCs w:val="19"/>
        </w:rPr>
        <w:lastRenderedPageBreak/>
        <w:t xml:space="preserve">        </w:t>
      </w:r>
      <w:r>
        <w:rPr>
          <w:rFonts w:cs="Consolas"/>
          <w:sz w:val="19"/>
          <w:szCs w:val="19"/>
          <w:highlight w:val="yellow"/>
        </w:rPr>
        <w:t>@</w:t>
      </w:r>
      <w:r>
        <w:rPr>
          <w:rFonts w:cs="Consolas"/>
          <w:color w:val="0000FF"/>
          <w:sz w:val="19"/>
          <w:szCs w:val="19"/>
        </w:rPr>
        <w:t>foreach</w:t>
      </w:r>
      <w:r>
        <w:rPr>
          <w:rFonts w:cs="Consolas"/>
          <w:sz w:val="19"/>
          <w:szCs w:val="19"/>
        </w:rPr>
        <w:t xml:space="preserve"> (var todo </w:t>
      </w:r>
      <w:r>
        <w:rPr>
          <w:rFonts w:cs="Consolas"/>
          <w:color w:val="0000FF"/>
          <w:sz w:val="19"/>
          <w:szCs w:val="19"/>
        </w:rPr>
        <w:t>in</w:t>
      </w:r>
    </w:p>
    <w:p w14:paraId="6D0F888B" w14:textId="77777777" w:rsidR="005E4AB6" w:rsidRDefault="005E4AB6" w:rsidP="005E4AB6">
      <w:pPr>
        <w:pStyle w:val="CodeListing"/>
        <w:rPr>
          <w:rFonts w:cs="Consolas"/>
          <w:sz w:val="19"/>
          <w:szCs w:val="19"/>
        </w:rPr>
      </w:pPr>
      <w:r>
        <w:rPr>
          <w:rFonts w:cs="Consolas"/>
          <w:sz w:val="19"/>
          <w:szCs w:val="19"/>
        </w:rPr>
        <w:t xml:space="preserve">                 todoItems.OrderByDescending(td =&gt; td.Entered))</w:t>
      </w:r>
    </w:p>
    <w:p w14:paraId="07F63CB4" w14:textId="77777777" w:rsidR="005E4AB6" w:rsidRDefault="005E4AB6" w:rsidP="005E4AB6">
      <w:pPr>
        <w:pStyle w:val="CodeListing"/>
        <w:rPr>
          <w:rFonts w:cs="Consolas"/>
          <w:sz w:val="19"/>
          <w:szCs w:val="19"/>
        </w:rPr>
      </w:pPr>
      <w:r>
        <w:rPr>
          <w:rFonts w:cs="Consolas"/>
          <w:sz w:val="19"/>
          <w:szCs w:val="19"/>
        </w:rPr>
        <w:t xml:space="preserve">        {</w:t>
      </w:r>
    </w:p>
    <w:p w14:paraId="0C8387B5"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 xml:space="preserve">="todo-item </w:t>
      </w:r>
      <w:r>
        <w:rPr>
          <w:rFonts w:cs="Consolas"/>
          <w:sz w:val="19"/>
          <w:szCs w:val="19"/>
          <w:highlight w:val="yellow"/>
        </w:rPr>
        <w:t>@(</w:t>
      </w:r>
      <w:r>
        <w:rPr>
          <w:rFonts w:cs="Consolas"/>
          <w:sz w:val="19"/>
          <w:szCs w:val="19"/>
        </w:rPr>
        <w:t xml:space="preserve">todo.Completed ? </w:t>
      </w:r>
    </w:p>
    <w:p w14:paraId="2CF9D4B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"completed"</w:t>
      </w:r>
      <w:r>
        <w:rPr>
          <w:rFonts w:cs="Consolas"/>
          <w:sz w:val="19"/>
          <w:szCs w:val="19"/>
        </w:rPr>
        <w:t xml:space="preserve"> : </w:t>
      </w:r>
      <w:r>
        <w:rPr>
          <w:rFonts w:cs="Consolas"/>
          <w:color w:val="A31515"/>
          <w:sz w:val="19"/>
          <w:szCs w:val="19"/>
        </w:rPr>
        <w:t>""</w:t>
      </w:r>
      <w:r>
        <w:rPr>
          <w:rFonts w:cs="Consolas"/>
          <w:sz w:val="19"/>
          <w:szCs w:val="19"/>
          <w:highlight w:val="yellow"/>
        </w:rPr>
        <w:t>)</w:t>
      </w:r>
      <w:r>
        <w:rPr>
          <w:rFonts w:cs="Consolas"/>
          <w:color w:val="0000FF"/>
          <w:sz w:val="19"/>
          <w:szCs w:val="19"/>
        </w:rPr>
        <w:t>"&gt;</w:t>
      </w:r>
    </w:p>
    <w:p w14:paraId="07623F8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="pull-right"&gt;</w:t>
      </w:r>
    </w:p>
    <w:p w14:paraId="5F2C1015"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fa-remove"</w:t>
      </w:r>
    </w:p>
    <w:p w14:paraId="3871E100" w14:textId="77777777" w:rsidR="005E4AB6" w:rsidRDefault="005E4AB6" w:rsidP="005E4AB6">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()=&gt; removeTodo(todo)</w:t>
      </w:r>
      <w:r>
        <w:rPr>
          <w:rFonts w:cs="Consolas"/>
          <w:sz w:val="19"/>
          <w:szCs w:val="19"/>
          <w:highlight w:val="yellow"/>
        </w:rPr>
        <w:t>)</w:t>
      </w:r>
      <w:r>
        <w:rPr>
          <w:rFonts w:cs="Consolas"/>
          <w:color w:val="0000FF"/>
          <w:sz w:val="19"/>
          <w:szCs w:val="19"/>
        </w:rPr>
        <w:t>"&gt;&lt;/</w:t>
      </w:r>
      <w:r>
        <w:rPr>
          <w:rFonts w:cs="Consolas"/>
          <w:b/>
          <w:bCs/>
          <w:color w:val="800080"/>
          <w:sz w:val="19"/>
          <w:szCs w:val="19"/>
        </w:rPr>
        <w:t>i</w:t>
      </w:r>
      <w:r>
        <w:rPr>
          <w:rFonts w:cs="Consolas"/>
          <w:color w:val="0000FF"/>
          <w:sz w:val="19"/>
          <w:szCs w:val="19"/>
        </w:rPr>
        <w:t>&gt;</w:t>
      </w:r>
    </w:p>
    <w:p w14:paraId="03D1A20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C40D483" w14:textId="77777777" w:rsidR="005E4AB6" w:rsidRDefault="005E4AB6" w:rsidP="005E4AB6">
      <w:pPr>
        <w:pStyle w:val="CodeListing"/>
        <w:rPr>
          <w:rFonts w:cs="Consolas"/>
          <w:sz w:val="19"/>
          <w:szCs w:val="19"/>
        </w:rPr>
      </w:pPr>
    </w:p>
    <w:p w14:paraId="7E255863"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="todo-entered"&gt;</w:t>
      </w:r>
    </w:p>
    <w:p w14:paraId="79BCD40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fa-clock-o"&gt;&lt;/</w:t>
      </w:r>
      <w:r>
        <w:rPr>
          <w:rFonts w:cs="Consolas"/>
          <w:color w:val="800000"/>
          <w:sz w:val="19"/>
          <w:szCs w:val="19"/>
        </w:rPr>
        <w:t>i</w:t>
      </w:r>
      <w:r>
        <w:rPr>
          <w:rFonts w:cs="Consolas"/>
          <w:color w:val="0000FF"/>
          <w:sz w:val="19"/>
          <w:szCs w:val="19"/>
        </w:rPr>
        <w:t>&gt;</w:t>
      </w:r>
    </w:p>
    <w:p w14:paraId="5C1E4F47"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todo.Entered.ToString(</w:t>
      </w:r>
      <w:r>
        <w:rPr>
          <w:rFonts w:cs="Consolas"/>
          <w:color w:val="A31515"/>
          <w:sz w:val="19"/>
          <w:szCs w:val="19"/>
        </w:rPr>
        <w:t>"MMM dd @ H:mm"</w:t>
      </w:r>
      <w:r>
        <w:rPr>
          <w:rFonts w:cs="Consolas"/>
          <w:sz w:val="19"/>
          <w:szCs w:val="19"/>
        </w:rPr>
        <w:t>)</w:t>
      </w:r>
      <w:r>
        <w:rPr>
          <w:rFonts w:cs="Consolas"/>
          <w:sz w:val="19"/>
          <w:szCs w:val="19"/>
          <w:highlight w:val="yellow"/>
        </w:rPr>
        <w:t>)</w:t>
      </w:r>
    </w:p>
    <w:p w14:paraId="11D44F0E"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8E99405" w14:textId="77777777" w:rsidR="005E4AB6" w:rsidRDefault="005E4AB6" w:rsidP="005E4AB6">
      <w:pPr>
        <w:pStyle w:val="CodeListing"/>
        <w:rPr>
          <w:rFonts w:cs="Consolas"/>
          <w:sz w:val="19"/>
          <w:szCs w:val="19"/>
        </w:rPr>
      </w:pPr>
    </w:p>
    <w:p w14:paraId="53E045AD"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div</w:t>
      </w: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 xml:space="preserve">()=&gt; toggleCompleted(todo) </w:t>
      </w:r>
      <w:r>
        <w:rPr>
          <w:rFonts w:cs="Consolas"/>
          <w:sz w:val="19"/>
          <w:szCs w:val="19"/>
          <w:highlight w:val="yellow"/>
        </w:rPr>
        <w:t>)</w:t>
      </w:r>
      <w:r>
        <w:rPr>
          <w:rFonts w:cs="Consolas"/>
          <w:color w:val="0000FF"/>
          <w:sz w:val="19"/>
          <w:szCs w:val="19"/>
        </w:rPr>
        <w:t>"&gt;</w:t>
      </w:r>
    </w:p>
    <w:p w14:paraId="5DDDF116" w14:textId="77777777" w:rsidR="005E4AB6" w:rsidRDefault="005E4AB6" w:rsidP="005E4AB6">
      <w:pPr>
        <w:pStyle w:val="CodeListing"/>
        <w:rPr>
          <w:rFonts w:cs="Consolas"/>
          <w:color w:val="0000FF"/>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 xml:space="preserve">="fa </w:t>
      </w:r>
    </w:p>
    <w:p w14:paraId="2676C0C5" w14:textId="77777777" w:rsidR="005E4AB6" w:rsidRDefault="005E4AB6" w:rsidP="005E4AB6">
      <w:pPr>
        <w:pStyle w:val="CodeListing"/>
        <w:rPr>
          <w:rFonts w:cs="Consolas"/>
          <w:sz w:val="19"/>
          <w:szCs w:val="19"/>
        </w:rPr>
      </w:pPr>
      <w:r>
        <w:rPr>
          <w:rFonts w:cs="Consolas"/>
          <w:color w:val="0000FF"/>
          <w:sz w:val="19"/>
          <w:szCs w:val="19"/>
        </w:rPr>
        <w:t xml:space="preserve">                       </w:t>
      </w:r>
      <w:r>
        <w:rPr>
          <w:rFonts w:cs="Consolas"/>
          <w:sz w:val="19"/>
          <w:szCs w:val="19"/>
          <w:highlight w:val="yellow"/>
        </w:rPr>
        <w:t>@(</w:t>
      </w:r>
      <w:r>
        <w:rPr>
          <w:rFonts w:cs="Consolas"/>
          <w:sz w:val="19"/>
          <w:szCs w:val="19"/>
        </w:rPr>
        <w:t xml:space="preserve">todo.Completed ? </w:t>
      </w:r>
    </w:p>
    <w:p w14:paraId="34CE0EFF"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"fa-check green-text larger"</w:t>
      </w:r>
      <w:r>
        <w:rPr>
          <w:rFonts w:cs="Consolas"/>
          <w:sz w:val="19"/>
          <w:szCs w:val="19"/>
        </w:rPr>
        <w:t xml:space="preserve"> :</w:t>
      </w:r>
    </w:p>
    <w:p w14:paraId="602226C6"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"fa-bookmark-o"</w:t>
      </w:r>
      <w:r>
        <w:rPr>
          <w:rFonts w:cs="Consolas"/>
          <w:sz w:val="19"/>
          <w:szCs w:val="19"/>
          <w:highlight w:val="yellow"/>
        </w:rPr>
        <w:t>)</w:t>
      </w:r>
      <w:r>
        <w:rPr>
          <w:rFonts w:cs="Consolas"/>
          <w:color w:val="0000FF"/>
          <w:sz w:val="19"/>
          <w:szCs w:val="19"/>
        </w:rPr>
        <w:t>"&gt;</w:t>
      </w:r>
    </w:p>
    <w:p w14:paraId="1936677A"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color w:val="0000FF"/>
          <w:sz w:val="19"/>
          <w:szCs w:val="19"/>
        </w:rPr>
        <w:t>&gt;</w:t>
      </w:r>
    </w:p>
    <w:p w14:paraId="572C7C3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div</w:t>
      </w:r>
      <w:r>
        <w:rPr>
          <w:rFonts w:cs="Consolas"/>
          <w:color w:val="0000FF"/>
          <w:sz w:val="19"/>
          <w:szCs w:val="19"/>
        </w:rPr>
        <w:t>&gt;</w:t>
      </w:r>
    </w:p>
    <w:p w14:paraId="60A68CCB" w14:textId="77777777" w:rsidR="005E4AB6" w:rsidRDefault="005E4AB6" w:rsidP="005E4AB6">
      <w:pPr>
        <w:pStyle w:val="CodeListing"/>
        <w:rPr>
          <w:rFonts w:cs="Consolas"/>
          <w:sz w:val="19"/>
          <w:szCs w:val="19"/>
        </w:rPr>
      </w:pPr>
    </w:p>
    <w:p w14:paraId="70742BC6"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="todo-content"&gt;</w:t>
      </w:r>
    </w:p>
    <w:p w14:paraId="33C03794"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="todo-header"&gt;</w:t>
      </w:r>
    </w:p>
    <w:p w14:paraId="7020EAED"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todo.Title</w:t>
      </w:r>
    </w:p>
    <w:p w14:paraId="39E16ED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866524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286F204C"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todo.Description</w:t>
      </w:r>
    </w:p>
    <w:p w14:paraId="4A36C76B"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328D3C7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6F55B74F"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46664B3C" w14:textId="77777777" w:rsidR="005E4AB6" w:rsidRDefault="005E4AB6" w:rsidP="005E4AB6">
      <w:pPr>
        <w:pStyle w:val="CodeListing"/>
        <w:rPr>
          <w:rFonts w:cs="Consolas"/>
          <w:sz w:val="19"/>
          <w:szCs w:val="19"/>
        </w:rPr>
      </w:pPr>
      <w:r>
        <w:rPr>
          <w:rFonts w:cs="Consolas"/>
          <w:sz w:val="19"/>
          <w:szCs w:val="19"/>
        </w:rPr>
        <w:t xml:space="preserve">        }</w:t>
      </w:r>
    </w:p>
    <w:p w14:paraId="5D610840" w14:textId="77777777" w:rsidR="005E4AB6" w:rsidRDefault="005E4AB6" w:rsidP="005E4AB6">
      <w:pPr>
        <w:pStyle w:val="CodeListing"/>
        <w:rPr>
          <w:rFonts w:cs="Consolas"/>
          <w:sz w:val="19"/>
          <w:szCs w:val="19"/>
        </w:rPr>
      </w:pPr>
    </w:p>
    <w:p w14:paraId="6E8655B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32933ED9"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55DEDDED" w14:textId="77777777" w:rsidR="005E4AB6" w:rsidRDefault="005E4AB6" w:rsidP="005E4AB6">
      <w:pPr>
        <w:pStyle w:val="CodeListing"/>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1F4B7CB" w14:textId="77777777" w:rsidR="005E4AB6" w:rsidRDefault="005E4AB6" w:rsidP="005E4AB6">
      <w:pPr>
        <w:pStyle w:val="CodeListing"/>
        <w:rPr>
          <w:rFonts w:cs="Consolas"/>
          <w:sz w:val="19"/>
          <w:szCs w:val="19"/>
        </w:rPr>
      </w:pPr>
      <w:r>
        <w:rPr>
          <w:rFonts w:cs="Consolas"/>
          <w:sz w:val="19"/>
          <w:szCs w:val="19"/>
        </w:rPr>
        <w:t xml:space="preserve">TodoItem activeTodo = </w:t>
      </w:r>
      <w:r>
        <w:rPr>
          <w:rFonts w:cs="Consolas"/>
          <w:color w:val="0000FF"/>
          <w:sz w:val="19"/>
          <w:szCs w:val="19"/>
        </w:rPr>
        <w:t>new</w:t>
      </w:r>
      <w:r>
        <w:rPr>
          <w:rFonts w:cs="Consolas"/>
          <w:sz w:val="19"/>
          <w:szCs w:val="19"/>
        </w:rPr>
        <w:t xml:space="preserve"> TodoItem();</w:t>
      </w:r>
    </w:p>
    <w:p w14:paraId="043BD9C4" w14:textId="77777777" w:rsidR="005E4AB6" w:rsidRDefault="005E4AB6" w:rsidP="005E4AB6">
      <w:pPr>
        <w:pStyle w:val="CodeListing"/>
        <w:rPr>
          <w:rFonts w:cs="Consolas"/>
          <w:sz w:val="19"/>
          <w:szCs w:val="19"/>
        </w:rPr>
      </w:pPr>
      <w:r>
        <w:rPr>
          <w:rFonts w:cs="Consolas"/>
          <w:sz w:val="19"/>
          <w:szCs w:val="19"/>
        </w:rPr>
        <w:t xml:space="preserve">List&lt;TodoItem&gt; todoItems = </w:t>
      </w:r>
      <w:r>
        <w:rPr>
          <w:rFonts w:cs="Consolas"/>
          <w:color w:val="0000FF"/>
          <w:sz w:val="19"/>
          <w:szCs w:val="19"/>
        </w:rPr>
        <w:t>new</w:t>
      </w:r>
      <w:r>
        <w:rPr>
          <w:rFonts w:cs="Consolas"/>
          <w:sz w:val="19"/>
          <w:szCs w:val="19"/>
        </w:rPr>
        <w:t xml:space="preserve"> List&lt;TodoItem&gt;();</w:t>
      </w:r>
    </w:p>
    <w:p w14:paraId="071DE0B7" w14:textId="77777777" w:rsidR="005E4AB6" w:rsidRDefault="005E4AB6" w:rsidP="005E4AB6">
      <w:pPr>
        <w:pStyle w:val="CodeListing"/>
        <w:rPr>
          <w:rFonts w:cs="Consolas"/>
          <w:sz w:val="19"/>
          <w:szCs w:val="19"/>
        </w:rPr>
      </w:pPr>
    </w:p>
    <w:p w14:paraId="20427BEA" w14:textId="77777777" w:rsidR="005E4AB6" w:rsidRDefault="005E4AB6" w:rsidP="005E4AB6">
      <w:pPr>
        <w:pStyle w:val="CodeListing"/>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w:t>
      </w:r>
      <w:r>
        <w:rPr>
          <w:rFonts w:cs="Consolas"/>
          <w:color w:val="0000FF"/>
          <w:sz w:val="19"/>
          <w:szCs w:val="19"/>
        </w:rPr>
        <w:t>async</w:t>
      </w:r>
      <w:r>
        <w:rPr>
          <w:rFonts w:cs="Consolas"/>
          <w:sz w:val="19"/>
          <w:szCs w:val="19"/>
        </w:rPr>
        <w:t xml:space="preserve"> Task OnInitAsync()</w:t>
      </w:r>
    </w:p>
    <w:p w14:paraId="319872A9" w14:textId="77777777" w:rsidR="005E4AB6" w:rsidRDefault="005E4AB6" w:rsidP="005E4AB6">
      <w:pPr>
        <w:pStyle w:val="CodeListing"/>
        <w:rPr>
          <w:rFonts w:cs="Consolas"/>
          <w:sz w:val="19"/>
          <w:szCs w:val="19"/>
        </w:rPr>
      </w:pPr>
      <w:r>
        <w:rPr>
          <w:rFonts w:cs="Consolas"/>
          <w:sz w:val="19"/>
          <w:szCs w:val="19"/>
        </w:rPr>
        <w:t>{</w:t>
      </w:r>
    </w:p>
    <w:p w14:paraId="40738F24"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await</w:t>
      </w:r>
      <w:r>
        <w:rPr>
          <w:rFonts w:cs="Consolas"/>
          <w:sz w:val="19"/>
          <w:szCs w:val="19"/>
        </w:rPr>
        <w:t xml:space="preserve"> loadTodos();</w:t>
      </w:r>
    </w:p>
    <w:p w14:paraId="2C473870" w14:textId="77777777" w:rsidR="005E4AB6" w:rsidRDefault="005E4AB6" w:rsidP="005E4AB6">
      <w:pPr>
        <w:pStyle w:val="CodeListing"/>
        <w:rPr>
          <w:rFonts w:cs="Consolas"/>
          <w:sz w:val="19"/>
          <w:szCs w:val="19"/>
        </w:rPr>
      </w:pPr>
      <w:r>
        <w:rPr>
          <w:rFonts w:cs="Consolas"/>
          <w:sz w:val="19"/>
          <w:szCs w:val="19"/>
        </w:rPr>
        <w:t>}</w:t>
      </w:r>
    </w:p>
    <w:p w14:paraId="434CEACB" w14:textId="77777777" w:rsidR="005E4AB6" w:rsidRDefault="005E4AB6" w:rsidP="005E4AB6">
      <w:pPr>
        <w:pStyle w:val="CodeListing"/>
        <w:rPr>
          <w:rFonts w:cs="Consolas"/>
          <w:sz w:val="19"/>
          <w:szCs w:val="19"/>
        </w:rPr>
      </w:pPr>
    </w:p>
    <w:p w14:paraId="78D839DF" w14:textId="77777777" w:rsidR="005E4AB6" w:rsidRDefault="005E4AB6" w:rsidP="005E4AB6">
      <w:pPr>
        <w:pStyle w:val="CodeListing"/>
        <w:rPr>
          <w:rFonts w:cs="Consolas"/>
          <w:sz w:val="19"/>
          <w:szCs w:val="19"/>
        </w:rPr>
      </w:pPr>
      <w:r>
        <w:rPr>
          <w:rFonts w:cs="Consolas"/>
          <w:color w:val="0000FF"/>
          <w:sz w:val="19"/>
          <w:szCs w:val="19"/>
        </w:rPr>
        <w:t>async</w:t>
      </w:r>
      <w:r>
        <w:rPr>
          <w:rFonts w:cs="Consolas"/>
          <w:sz w:val="19"/>
          <w:szCs w:val="19"/>
        </w:rPr>
        <w:t xml:space="preserve"> Task loadTodos()</w:t>
      </w:r>
    </w:p>
    <w:p w14:paraId="1A310ED5" w14:textId="77777777" w:rsidR="005E4AB6" w:rsidRDefault="005E4AB6" w:rsidP="005E4AB6">
      <w:pPr>
        <w:pStyle w:val="CodeListing"/>
        <w:rPr>
          <w:rFonts w:cs="Consolas"/>
          <w:sz w:val="19"/>
          <w:szCs w:val="19"/>
        </w:rPr>
      </w:pPr>
      <w:r>
        <w:rPr>
          <w:rFonts w:cs="Consolas"/>
          <w:sz w:val="19"/>
          <w:szCs w:val="19"/>
        </w:rPr>
        <w:t>{</w:t>
      </w:r>
    </w:p>
    <w:p w14:paraId="6712CDBB" w14:textId="77777777" w:rsidR="005E4AB6" w:rsidRDefault="005E4AB6" w:rsidP="005E4AB6">
      <w:pPr>
        <w:pStyle w:val="CodeListing"/>
        <w:rPr>
          <w:rFonts w:cs="Consolas"/>
          <w:sz w:val="19"/>
          <w:szCs w:val="19"/>
        </w:rPr>
      </w:pPr>
      <w:r>
        <w:rPr>
          <w:rFonts w:cs="Consolas"/>
          <w:sz w:val="19"/>
          <w:szCs w:val="19"/>
        </w:rPr>
        <w:t xml:space="preserve">    Console.WriteLine(</w:t>
      </w:r>
      <w:r>
        <w:rPr>
          <w:rFonts w:cs="Consolas"/>
          <w:color w:val="A31515"/>
          <w:sz w:val="19"/>
          <w:szCs w:val="19"/>
        </w:rPr>
        <w:t>"Loading Todos"</w:t>
      </w:r>
      <w:r>
        <w:rPr>
          <w:rFonts w:cs="Consolas"/>
          <w:sz w:val="19"/>
          <w:szCs w:val="19"/>
        </w:rPr>
        <w:t>);</w:t>
      </w:r>
    </w:p>
    <w:p w14:paraId="576B5C4B" w14:textId="77777777" w:rsidR="005E4AB6" w:rsidRDefault="005E4AB6" w:rsidP="005E4AB6">
      <w:pPr>
        <w:pStyle w:val="CodeListing"/>
        <w:rPr>
          <w:rFonts w:cs="Consolas"/>
          <w:sz w:val="19"/>
          <w:szCs w:val="19"/>
        </w:rPr>
      </w:pPr>
      <w:r>
        <w:rPr>
          <w:rFonts w:cs="Consolas"/>
          <w:sz w:val="19"/>
          <w:szCs w:val="19"/>
        </w:rPr>
        <w:t xml:space="preserve">    todoItems = TodoBusiness.Todos;</w:t>
      </w:r>
    </w:p>
    <w:p w14:paraId="4CC08F86" w14:textId="77777777" w:rsidR="005E4AB6" w:rsidRDefault="005E4AB6" w:rsidP="005E4AB6">
      <w:pPr>
        <w:pStyle w:val="CodeListing"/>
        <w:rPr>
          <w:rFonts w:cs="Consolas"/>
          <w:sz w:val="19"/>
          <w:szCs w:val="19"/>
        </w:rPr>
      </w:pPr>
      <w:r>
        <w:rPr>
          <w:rFonts w:cs="Consolas"/>
          <w:sz w:val="19"/>
          <w:szCs w:val="19"/>
        </w:rPr>
        <w:t>}</w:t>
      </w:r>
    </w:p>
    <w:p w14:paraId="124EDF33" w14:textId="77777777" w:rsidR="005E4AB6" w:rsidRDefault="005E4AB6" w:rsidP="005E4AB6">
      <w:pPr>
        <w:pStyle w:val="CodeListing"/>
        <w:rPr>
          <w:rFonts w:cs="Consolas"/>
          <w:sz w:val="19"/>
          <w:szCs w:val="19"/>
        </w:rPr>
      </w:pPr>
    </w:p>
    <w:p w14:paraId="76D560FF" w14:textId="77777777" w:rsidR="005E4AB6" w:rsidRDefault="005E4AB6" w:rsidP="005E4AB6">
      <w:pPr>
        <w:pStyle w:val="CodeListing"/>
        <w:rPr>
          <w:rFonts w:cs="Consolas"/>
          <w:sz w:val="19"/>
          <w:szCs w:val="19"/>
        </w:rPr>
      </w:pPr>
      <w:r>
        <w:rPr>
          <w:rFonts w:cs="Consolas"/>
          <w:color w:val="008000"/>
          <w:sz w:val="19"/>
          <w:szCs w:val="19"/>
        </w:rPr>
        <w:t>// Event handler has to match signature</w:t>
      </w:r>
    </w:p>
    <w:p w14:paraId="72F6FCB0" w14:textId="77777777" w:rsidR="005E4AB6" w:rsidRDefault="005E4AB6" w:rsidP="005E4AB6">
      <w:pPr>
        <w:pStyle w:val="CodeListing"/>
        <w:rPr>
          <w:rFonts w:cs="Consolas"/>
          <w:sz w:val="19"/>
          <w:szCs w:val="19"/>
        </w:rPr>
      </w:pPr>
      <w:r>
        <w:rPr>
          <w:rFonts w:cs="Consolas"/>
          <w:color w:val="0000FF"/>
          <w:sz w:val="19"/>
          <w:szCs w:val="19"/>
        </w:rPr>
        <w:t>async</w:t>
      </w:r>
      <w:r>
        <w:rPr>
          <w:rFonts w:cs="Consolas"/>
          <w:sz w:val="19"/>
          <w:szCs w:val="19"/>
        </w:rPr>
        <w:t xml:space="preserve"> Task reload(MouseEventArgs ev) =&gt; loadTodos();</w:t>
      </w:r>
    </w:p>
    <w:p w14:paraId="0848D511" w14:textId="77777777" w:rsidR="005E4AB6" w:rsidRDefault="005E4AB6" w:rsidP="005E4AB6">
      <w:pPr>
        <w:pStyle w:val="CodeListing"/>
      </w:pPr>
      <w:r>
        <w:rPr>
          <w:rFonts w:cs="Consolas"/>
          <w:sz w:val="19"/>
          <w:szCs w:val="19"/>
          <w:highlight w:val="yellow"/>
        </w:rPr>
        <w:t>}</w:t>
      </w:r>
    </w:p>
    <w:p w14:paraId="6D229AA8" w14:textId="77777777" w:rsidR="005E4AB6" w:rsidRDefault="005E4AB6" w:rsidP="005E4AB6">
      <w:pPr>
        <w:pStyle w:val="BodyText"/>
      </w:pPr>
    </w:p>
    <w:p w14:paraId="2818FAD3" w14:textId="6295CDF9" w:rsidR="00FB15C0" w:rsidRDefault="00FB15C0" w:rsidP="00FB15C0">
      <w:pPr>
        <w:pStyle w:val="CodeListingHeader"/>
      </w:pPr>
      <w:r>
        <w:t>Listing 3</w:t>
      </w:r>
      <w:r w:rsidR="00B557CF">
        <w:t>:</w:t>
      </w:r>
      <w:r>
        <w:t xml:space="preserve"> Using Bindings in Data Input Controls</w:t>
      </w:r>
    </w:p>
    <w:p w14:paraId="615B3A74" w14:textId="77777777" w:rsidR="00FB15C0" w:rsidRDefault="00FB15C0" w:rsidP="00FB15C0">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="card bg-light"&gt;</w:t>
      </w:r>
    </w:p>
    <w:p w14:paraId="03DE7120" w14:textId="77777777" w:rsidR="00FB15C0" w:rsidRDefault="00FB15C0" w:rsidP="00FB15C0">
      <w:pPr>
        <w:pStyle w:val="CodeListing"/>
        <w:rPr>
          <w:rFonts w:cs="Consolas"/>
          <w:sz w:val="19"/>
          <w:szCs w:val="19"/>
        </w:rPr>
      </w:pPr>
      <w:r>
        <w:rPr>
          <w:rFonts w:cs="Consolas"/>
          <w:sz w:val="19"/>
          <w:szCs w:val="19"/>
        </w:rPr>
        <w:lastRenderedPageBreak/>
        <w:t xml:space="preserve">    </w:t>
      </w:r>
      <w:r>
        <w:rPr>
          <w:rFonts w:cs="Consolas"/>
          <w:color w:val="0000FF"/>
          <w:sz w:val="19"/>
          <w:szCs w:val="19"/>
        </w:rPr>
        <w:t>&lt;</w:t>
      </w:r>
      <w:r>
        <w:rPr>
          <w:rFonts w:cs="Consolas"/>
          <w:color w:val="800000"/>
          <w:sz w:val="19"/>
          <w:szCs w:val="19"/>
        </w:rPr>
        <w:t>form</w:t>
      </w:r>
      <w:r>
        <w:rPr>
          <w:rFonts w:cs="Consolas"/>
          <w:sz w:val="19"/>
          <w:szCs w:val="19"/>
        </w:rPr>
        <w:t xml:space="preserve"> </w:t>
      </w:r>
      <w:r>
        <w:rPr>
          <w:rFonts w:cs="Consolas"/>
          <w:color w:val="FF0000"/>
          <w:sz w:val="19"/>
          <w:szCs w:val="19"/>
        </w:rPr>
        <w:t>name</w:t>
      </w:r>
      <w:r>
        <w:rPr>
          <w:rFonts w:cs="Consolas"/>
          <w:color w:val="0000FF"/>
          <w:sz w:val="19"/>
          <w:szCs w:val="19"/>
        </w:rPr>
        <w:t>="form1"</w:t>
      </w:r>
      <w:r>
        <w:rPr>
          <w:rFonts w:cs="Consolas"/>
          <w:sz w:val="19"/>
          <w:szCs w:val="19"/>
        </w:rPr>
        <w:t xml:space="preserve"> </w:t>
      </w:r>
      <w:r>
        <w:rPr>
          <w:rFonts w:cs="Consolas"/>
          <w:color w:val="FF0000"/>
          <w:sz w:val="19"/>
          <w:szCs w:val="19"/>
        </w:rPr>
        <w:t>id</w:t>
      </w:r>
      <w:r>
        <w:rPr>
          <w:rFonts w:cs="Consolas"/>
          <w:color w:val="0000FF"/>
          <w:sz w:val="19"/>
          <w:szCs w:val="19"/>
        </w:rPr>
        <w:t>="form1"&gt;</w:t>
      </w:r>
    </w:p>
    <w:p w14:paraId="07A68B35"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="form-group"&gt;</w:t>
      </w:r>
    </w:p>
    <w:p w14:paraId="1B3714A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="input-group"&gt;</w:t>
      </w:r>
    </w:p>
    <w:p w14:paraId="2B20C89A"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input</w:t>
      </w:r>
      <w:r>
        <w:rPr>
          <w:rFonts w:cs="Consolas"/>
          <w:sz w:val="19"/>
          <w:szCs w:val="19"/>
        </w:rPr>
        <w:t xml:space="preserve"> </w:t>
      </w:r>
      <w:r>
        <w:rPr>
          <w:rFonts w:cs="Consolas"/>
          <w:color w:val="FF0000"/>
          <w:sz w:val="19"/>
          <w:szCs w:val="19"/>
        </w:rPr>
        <w:t>type</w:t>
      </w:r>
      <w:r>
        <w:rPr>
          <w:rFonts w:cs="Consolas"/>
          <w:color w:val="0000FF"/>
          <w:sz w:val="19"/>
          <w:szCs w:val="19"/>
        </w:rPr>
        <w:t>="text"</w:t>
      </w:r>
      <w:r>
        <w:rPr>
          <w:rFonts w:cs="Consolas"/>
          <w:sz w:val="19"/>
          <w:szCs w:val="19"/>
        </w:rPr>
        <w:t xml:space="preserve"> </w:t>
      </w:r>
      <w:r>
        <w:rPr>
          <w:rFonts w:cs="Consolas"/>
          <w:color w:val="FF0000"/>
          <w:sz w:val="19"/>
          <w:szCs w:val="19"/>
        </w:rPr>
        <w:t>class</w:t>
      </w:r>
      <w:r>
        <w:rPr>
          <w:rFonts w:cs="Consolas"/>
          <w:color w:val="0000FF"/>
          <w:sz w:val="19"/>
          <w:szCs w:val="19"/>
        </w:rPr>
        <w:t>="form-control"</w:t>
      </w:r>
    </w:p>
    <w:p w14:paraId="23BC85AD"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id</w:t>
      </w:r>
      <w:r>
        <w:rPr>
          <w:rFonts w:cs="Consolas"/>
          <w:color w:val="0000FF"/>
          <w:sz w:val="19"/>
          <w:szCs w:val="19"/>
        </w:rPr>
        <w:t>="name"</w:t>
      </w:r>
    </w:p>
    <w:p w14:paraId="12610D80"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highlight w:val="yellow"/>
        </w:rPr>
        <w:t>@</w:t>
      </w:r>
      <w:r>
        <w:rPr>
          <w:rFonts w:cs="Consolas"/>
          <w:sz w:val="19"/>
          <w:szCs w:val="19"/>
        </w:rPr>
        <w:t>activeTodo.Title</w:t>
      </w:r>
      <w:r>
        <w:rPr>
          <w:rFonts w:cs="Consolas"/>
          <w:color w:val="0000FF"/>
          <w:sz w:val="19"/>
          <w:szCs w:val="19"/>
        </w:rPr>
        <w:t>"</w:t>
      </w:r>
    </w:p>
    <w:p w14:paraId="304F9E33"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required</w:t>
      </w:r>
      <w:r>
        <w:rPr>
          <w:rFonts w:cs="Consolas"/>
          <w:sz w:val="19"/>
          <w:szCs w:val="19"/>
        </w:rPr>
        <w:t xml:space="preserve"> </w:t>
      </w:r>
      <w:r>
        <w:rPr>
          <w:rFonts w:cs="Consolas"/>
          <w:color w:val="0000FF"/>
          <w:sz w:val="19"/>
          <w:szCs w:val="19"/>
        </w:rPr>
        <w:t>/&gt;</w:t>
      </w:r>
    </w:p>
    <w:p w14:paraId="7974D4EE"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2199677"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7AAE0B33" w14:textId="77777777" w:rsidR="00FB15C0" w:rsidRDefault="00FB15C0" w:rsidP="00FB15C0">
      <w:pPr>
        <w:pStyle w:val="CodeListing"/>
        <w:rPr>
          <w:rFonts w:cs="Consolas"/>
          <w:sz w:val="19"/>
          <w:szCs w:val="19"/>
        </w:rPr>
      </w:pPr>
    </w:p>
    <w:p w14:paraId="01F097A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="form-group"&gt;</w:t>
      </w:r>
    </w:p>
    <w:p w14:paraId="05F74395"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textarea</w:t>
      </w:r>
      <w:r>
        <w:rPr>
          <w:rFonts w:cs="Consolas"/>
          <w:sz w:val="19"/>
          <w:szCs w:val="19"/>
        </w:rPr>
        <w:t xml:space="preserve"> </w:t>
      </w:r>
      <w:r>
        <w:rPr>
          <w:rFonts w:cs="Consolas"/>
          <w:color w:val="FF0000"/>
          <w:sz w:val="19"/>
          <w:szCs w:val="19"/>
        </w:rPr>
        <w:t>class</w:t>
      </w:r>
      <w:r>
        <w:rPr>
          <w:rFonts w:cs="Consolas"/>
          <w:color w:val="0000FF"/>
          <w:sz w:val="19"/>
          <w:szCs w:val="19"/>
        </w:rPr>
        <w:t>="form-control"</w:t>
      </w:r>
    </w:p>
    <w:p w14:paraId="79E8510B"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id</w:t>
      </w:r>
      <w:r>
        <w:rPr>
          <w:rFonts w:cs="Consolas"/>
          <w:color w:val="0000FF"/>
          <w:sz w:val="19"/>
          <w:szCs w:val="19"/>
        </w:rPr>
        <w:t>="description"</w:t>
      </w:r>
      <w:r>
        <w:rPr>
          <w:rFonts w:cs="Consolas"/>
          <w:sz w:val="19"/>
          <w:szCs w:val="19"/>
        </w:rPr>
        <w:t xml:space="preserve"> </w:t>
      </w:r>
      <w:r>
        <w:rPr>
          <w:rFonts w:cs="Consolas"/>
          <w:color w:val="FF0000"/>
          <w:sz w:val="19"/>
          <w:szCs w:val="19"/>
        </w:rPr>
        <w:t>name</w:t>
      </w:r>
      <w:r>
        <w:rPr>
          <w:rFonts w:cs="Consolas"/>
          <w:color w:val="0000FF"/>
          <w:sz w:val="19"/>
          <w:szCs w:val="19"/>
        </w:rPr>
        <w:t>="description"</w:t>
      </w:r>
    </w:p>
    <w:p w14:paraId="607A0061"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style</w:t>
      </w:r>
      <w:r>
        <w:rPr>
          <w:rFonts w:cs="Consolas"/>
          <w:color w:val="0000FF"/>
          <w:sz w:val="19"/>
          <w:szCs w:val="19"/>
        </w:rPr>
        <w:t>="</w:t>
      </w:r>
      <w:r>
        <w:rPr>
          <w:rFonts w:cs="Consolas"/>
          <w:color w:val="FF0000"/>
          <w:sz w:val="19"/>
          <w:szCs w:val="19"/>
        </w:rPr>
        <w:t>height</w:t>
      </w:r>
      <w:r>
        <w:rPr>
          <w:rFonts w:cs="Consolas"/>
          <w:sz w:val="19"/>
          <w:szCs w:val="19"/>
        </w:rPr>
        <w:t xml:space="preserve">: </w:t>
      </w:r>
      <w:r>
        <w:rPr>
          <w:rFonts w:cs="Consolas"/>
          <w:color w:val="0000FF"/>
          <w:sz w:val="19"/>
          <w:szCs w:val="19"/>
        </w:rPr>
        <w:t>100px"</w:t>
      </w:r>
    </w:p>
    <w:p w14:paraId="436D81CC"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rPr>
        <w:t>activeTodo.Description</w:t>
      </w:r>
      <w:r>
        <w:rPr>
          <w:rFonts w:cs="Consolas"/>
          <w:color w:val="0000FF"/>
          <w:sz w:val="19"/>
          <w:szCs w:val="19"/>
        </w:rPr>
        <w:t>"</w:t>
      </w:r>
    </w:p>
    <w:p w14:paraId="5B1952EA"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minlength</w:t>
      </w:r>
      <w:r>
        <w:rPr>
          <w:rFonts w:cs="Consolas"/>
          <w:color w:val="0000FF"/>
          <w:sz w:val="19"/>
          <w:szCs w:val="19"/>
        </w:rPr>
        <w:t>="10"</w:t>
      </w:r>
    </w:p>
    <w:p w14:paraId="758EB2BF"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required</w:t>
      </w:r>
      <w:r>
        <w:rPr>
          <w:rFonts w:cs="Consolas"/>
          <w:color w:val="0000FF"/>
          <w:sz w:val="19"/>
          <w:szCs w:val="19"/>
        </w:rPr>
        <w:t>&gt;&lt;/</w:t>
      </w:r>
      <w:r>
        <w:rPr>
          <w:rFonts w:cs="Consolas"/>
          <w:b/>
          <w:bCs/>
          <w:color w:val="800080"/>
          <w:sz w:val="19"/>
          <w:szCs w:val="19"/>
        </w:rPr>
        <w:t>textarea</w:t>
      </w:r>
      <w:r>
        <w:rPr>
          <w:rFonts w:cs="Consolas"/>
          <w:color w:val="0000FF"/>
          <w:sz w:val="19"/>
          <w:szCs w:val="19"/>
        </w:rPr>
        <w:t>&gt;</w:t>
      </w:r>
    </w:p>
    <w:p w14:paraId="7E6C3E1F"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9982B77" w14:textId="77777777" w:rsidR="00FB15C0" w:rsidRDefault="00FB15C0" w:rsidP="00FB15C0">
      <w:pPr>
        <w:pStyle w:val="CodeListing"/>
        <w:rPr>
          <w:rFonts w:cs="Consolas"/>
          <w:sz w:val="19"/>
          <w:szCs w:val="19"/>
        </w:rPr>
      </w:pPr>
    </w:p>
    <w:p w14:paraId="7DC845F9"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r>
        <w:rPr>
          <w:rFonts w:cs="Consolas"/>
          <w:sz w:val="19"/>
          <w:szCs w:val="19"/>
        </w:rPr>
        <w:t xml:space="preserve"> </w:t>
      </w:r>
      <w:r>
        <w:rPr>
          <w:rFonts w:cs="Consolas"/>
          <w:color w:val="FF0000"/>
          <w:sz w:val="19"/>
          <w:szCs w:val="19"/>
        </w:rPr>
        <w:t>type</w:t>
      </w:r>
      <w:r>
        <w:rPr>
          <w:rFonts w:cs="Consolas"/>
          <w:color w:val="0000FF"/>
          <w:sz w:val="19"/>
          <w:szCs w:val="19"/>
        </w:rPr>
        <w:t>="button"</w:t>
      </w:r>
    </w:p>
    <w:p w14:paraId="0731682F"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 xml:space="preserve">() =&gt; addTodo(activeTodo) </w:t>
      </w:r>
      <w:r>
        <w:rPr>
          <w:rFonts w:cs="Consolas"/>
          <w:sz w:val="19"/>
          <w:szCs w:val="19"/>
          <w:highlight w:val="yellow"/>
        </w:rPr>
        <w:t>)</w:t>
      </w:r>
      <w:r>
        <w:rPr>
          <w:rFonts w:cs="Consolas"/>
          <w:color w:val="0000FF"/>
          <w:sz w:val="19"/>
          <w:szCs w:val="19"/>
        </w:rPr>
        <w:t>"&gt;</w:t>
      </w:r>
    </w:p>
    <w:p w14:paraId="0D7676F8"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fa-plus"&gt;&lt;/</w:t>
      </w:r>
      <w:r>
        <w:rPr>
          <w:rFonts w:cs="Consolas"/>
          <w:color w:val="800000"/>
          <w:sz w:val="19"/>
          <w:szCs w:val="19"/>
        </w:rPr>
        <w:t>i</w:t>
      </w:r>
      <w:r>
        <w:rPr>
          <w:rFonts w:cs="Consolas"/>
          <w:color w:val="0000FF"/>
          <w:sz w:val="19"/>
          <w:szCs w:val="19"/>
        </w:rPr>
        <w:t>&gt;</w:t>
      </w:r>
      <w:r>
        <w:rPr>
          <w:rFonts w:cs="Consolas"/>
          <w:sz w:val="19"/>
          <w:szCs w:val="19"/>
        </w:rPr>
        <w:t xml:space="preserve"> Add Todo</w:t>
      </w:r>
    </w:p>
    <w:p w14:paraId="14BEBBC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74374152"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r>
        <w:rPr>
          <w:rFonts w:cs="Consolas"/>
          <w:sz w:val="19"/>
          <w:szCs w:val="19"/>
        </w:rPr>
        <w:t xml:space="preserve"> </w:t>
      </w:r>
      <w:r>
        <w:rPr>
          <w:rFonts w:cs="Consolas"/>
          <w:color w:val="FF0000"/>
          <w:sz w:val="19"/>
          <w:szCs w:val="19"/>
        </w:rPr>
        <w:t>type</w:t>
      </w:r>
      <w:r>
        <w:rPr>
          <w:rFonts w:cs="Consolas"/>
          <w:color w:val="0000FF"/>
          <w:sz w:val="19"/>
          <w:szCs w:val="19"/>
        </w:rPr>
        <w:t>="button"</w:t>
      </w:r>
    </w:p>
    <w:p w14:paraId="06D1DA2F"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reload</w:t>
      </w:r>
      <w:r>
        <w:rPr>
          <w:rFonts w:cs="Consolas"/>
          <w:color w:val="0000FF"/>
          <w:sz w:val="19"/>
          <w:szCs w:val="19"/>
        </w:rPr>
        <w:t>"&gt;</w:t>
      </w:r>
    </w:p>
    <w:p w14:paraId="3BABE610"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fa-download"&gt;&lt;/</w:t>
      </w:r>
      <w:r>
        <w:rPr>
          <w:rFonts w:cs="Consolas"/>
          <w:color w:val="800000"/>
          <w:sz w:val="19"/>
          <w:szCs w:val="19"/>
        </w:rPr>
        <w:t>i</w:t>
      </w:r>
      <w:r>
        <w:rPr>
          <w:rFonts w:cs="Consolas"/>
          <w:color w:val="0000FF"/>
          <w:sz w:val="19"/>
          <w:szCs w:val="19"/>
        </w:rPr>
        <w:t>&gt;</w:t>
      </w:r>
    </w:p>
    <w:p w14:paraId="4CA5B500" w14:textId="77777777" w:rsidR="00FB15C0" w:rsidRDefault="00FB15C0" w:rsidP="00FB15C0">
      <w:pPr>
        <w:pStyle w:val="CodeListing"/>
        <w:rPr>
          <w:rFonts w:cs="Consolas"/>
          <w:sz w:val="19"/>
          <w:szCs w:val="19"/>
        </w:rPr>
      </w:pPr>
      <w:r>
        <w:rPr>
          <w:rFonts w:cs="Consolas"/>
          <w:sz w:val="19"/>
          <w:szCs w:val="19"/>
        </w:rPr>
        <w:t xml:space="preserve">            Reload ToDos</w:t>
      </w:r>
    </w:p>
    <w:p w14:paraId="0C1D9BE4"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66F239F7"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form</w:t>
      </w:r>
      <w:r>
        <w:rPr>
          <w:rFonts w:cs="Consolas"/>
          <w:color w:val="0000FF"/>
          <w:sz w:val="19"/>
          <w:szCs w:val="19"/>
        </w:rPr>
        <w:t>&gt;</w:t>
      </w:r>
    </w:p>
    <w:p w14:paraId="75A6A526" w14:textId="77777777" w:rsidR="00FB15C0" w:rsidRDefault="00FB15C0" w:rsidP="00FB15C0">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761552AE" w14:textId="2B11D7B8" w:rsidR="00FB15C0" w:rsidRDefault="00FB15C0" w:rsidP="0023665B">
      <w:pPr>
        <w:pStyle w:val="BodyText"/>
      </w:pPr>
    </w:p>
    <w:p w14:paraId="0C7DF928" w14:textId="12647C71" w:rsidR="00FB15C0" w:rsidDel="00332901" w:rsidRDefault="00FB15C0" w:rsidP="00FB15C0">
      <w:pPr>
        <w:pStyle w:val="SidebarCaption"/>
        <w:rPr>
          <w:del w:id="447" w:author="Rick Strahl" w:date="2018-07-29T21:46:00Z"/>
        </w:rPr>
      </w:pPr>
      <w:del w:id="448" w:author="Rick Strahl" w:date="2018-07-29T21:46:00Z">
        <w:r w:rsidDel="00332901">
          <w:delText>Mono and Web Assembly</w:delText>
        </w:r>
      </w:del>
    </w:p>
    <w:p w14:paraId="7E485146" w14:textId="1EC8171D" w:rsidR="00FB15C0" w:rsidDel="00332901" w:rsidRDefault="00FB15C0" w:rsidP="00FB15C0">
      <w:pPr>
        <w:pStyle w:val="SideBar"/>
        <w:rPr>
          <w:del w:id="449" w:author="Rick Strahl" w:date="2018-07-29T21:46:00Z"/>
        </w:rPr>
      </w:pPr>
      <w:del w:id="450" w:author="Rick Strahl" w:date="2018-07-29T21:46:00Z">
        <w:r w:rsidDel="00332901">
          <w:delText xml:space="preserve">Blazor uses the Mono runtime for executing .NET code in the browser. Mono currently provides a .NET runtime interpreter </w:delText>
        </w:r>
        <w:r w:rsidR="00B557CF" w:rsidDel="00332901">
          <w:delText>that</w:delText>
        </w:r>
        <w:r w:rsidDel="00332901">
          <w:delText xml:space="preserve"> reads .NET code from DLLs at runtime and executes the code in interpreted mode.</w:delText>
        </w:r>
      </w:del>
    </w:p>
    <w:p w14:paraId="4841A978" w14:textId="7D2B679C" w:rsidR="00FB15C0" w:rsidDel="00332901" w:rsidRDefault="00FB15C0" w:rsidP="00FB15C0">
      <w:pPr>
        <w:pStyle w:val="SideBar"/>
        <w:rPr>
          <w:del w:id="451" w:author="Rick Strahl" w:date="2018-07-29T21:46:00Z"/>
        </w:rPr>
      </w:pPr>
    </w:p>
    <w:p w14:paraId="1C8B804B" w14:textId="1781A42C" w:rsidR="00FB15C0" w:rsidDel="00332901" w:rsidRDefault="00FB15C0" w:rsidP="00FB15C0">
      <w:pPr>
        <w:pStyle w:val="SideBar"/>
        <w:rPr>
          <w:del w:id="452" w:author="Rick Strahl" w:date="2018-07-29T21:46:00Z"/>
        </w:rPr>
      </w:pPr>
      <w:del w:id="453" w:author="Rick Strahl" w:date="2018-07-29T21:46:00Z">
        <w:r w:rsidDel="00332901">
          <w:delText xml:space="preserve">This runtime is implemented as a single </w:delText>
        </w:r>
        <w:r w:rsidRPr="00FB15C0" w:rsidDel="00332901">
          <w:rPr>
            <w:b/>
          </w:rPr>
          <w:delText>mono.wasm</w:delText>
        </w:r>
        <w:r w:rsidDel="00332901">
          <w:rPr>
            <w:b/>
          </w:rPr>
          <w:delText xml:space="preserve"> </w:delText>
        </w:r>
        <w:r w:rsidDel="00332901">
          <w:delText>Web Assembly module that contains the runtime features of .NET.</w:delText>
        </w:r>
      </w:del>
    </w:p>
    <w:p w14:paraId="5CEB60E6" w14:textId="6383E959" w:rsidR="00FB15C0" w:rsidDel="00332901" w:rsidRDefault="00FB15C0" w:rsidP="00FB15C0">
      <w:pPr>
        <w:pStyle w:val="SideBar"/>
        <w:rPr>
          <w:del w:id="454" w:author="Rick Strahl" w:date="2018-07-29T21:46:00Z"/>
        </w:rPr>
      </w:pPr>
    </w:p>
    <w:p w14:paraId="5BFB019F" w14:textId="7251AB81" w:rsidR="00FB15C0" w:rsidRPr="00FB15C0" w:rsidDel="00332901" w:rsidRDefault="00FB15C0" w:rsidP="00FB15C0">
      <w:pPr>
        <w:pStyle w:val="SideBar"/>
        <w:rPr>
          <w:del w:id="455" w:author="Rick Strahl" w:date="2018-07-29T21:46:00Z"/>
        </w:rPr>
      </w:pPr>
      <w:del w:id="456" w:author="Rick Strahl" w:date="2018-07-29T21:46:00Z">
        <w:r w:rsidDel="00332901">
          <w:delText>In the future, Mono and</w:delText>
        </w:r>
        <w:r w:rsidR="00B557CF" w:rsidDel="00332901">
          <w:delText>,</w:delText>
        </w:r>
        <w:r w:rsidDel="00332901">
          <w:delText xml:space="preserve"> potentially</w:delText>
        </w:r>
        <w:r w:rsidR="00B557CF" w:rsidDel="00332901">
          <w:delText xml:space="preserve">, </w:delText>
        </w:r>
        <w:r w:rsidDel="00332901">
          <w:delText xml:space="preserve">a version of .NET Core will be able to compile .NET code directly to individual </w:delText>
        </w:r>
        <w:r w:rsidRPr="00FB15C0" w:rsidDel="00332901">
          <w:rPr>
            <w:b/>
          </w:rPr>
          <w:delText>.wasm</w:delText>
        </w:r>
        <w:r w:rsidDel="00332901">
          <w:delText xml:space="preserve"> modules</w:delText>
        </w:r>
        <w:r w:rsidR="00B557CF" w:rsidDel="00332901">
          <w:delText>,</w:delText>
        </w:r>
        <w:r w:rsidDel="00332901">
          <w:delText xml:space="preserve"> which </w:delText>
        </w:r>
        <w:r w:rsidR="00134887" w:rsidDel="00332901">
          <w:delText xml:space="preserve">could provide better performance but cause many more files and less </w:delText>
        </w:r>
      </w:del>
      <w:del w:id="457" w:author="Rick Strahl" w:date="2018-07-29T20:42:00Z">
        <w:r w:rsidR="00134887" w:rsidDel="009F5342">
          <w:delText>compressable</w:delText>
        </w:r>
      </w:del>
      <w:del w:id="458" w:author="Rick Strahl" w:date="2018-07-29T21:46:00Z">
        <w:r w:rsidR="00134887" w:rsidDel="00332901">
          <w:delText xml:space="preserve"> files on the wire.</w:delText>
        </w:r>
      </w:del>
    </w:p>
    <w:p w14:paraId="533C1D46" w14:textId="5B22C30D" w:rsidR="00FB15C0" w:rsidRDefault="00FB15C0" w:rsidP="00B557CF">
      <w:pPr>
        <w:pStyle w:val="BodyText"/>
        <w:rPr>
          <w:ins w:id="459" w:author="Rick Strahl" w:date="2018-07-29T20:26:00Z"/>
        </w:rPr>
      </w:pPr>
    </w:p>
    <w:p w14:paraId="0091319D" w14:textId="5D2915E5" w:rsidR="00595848" w:rsidRDefault="00595848" w:rsidP="00F14DFE">
      <w:pPr>
        <w:pStyle w:val="SideBar"/>
        <w:rPr>
          <w:ins w:id="460" w:author="Rick Strahl" w:date="2018-07-29T21:41:00Z"/>
          <w:rStyle w:val="RegionMarkerTok"/>
          <w:rFonts w:ascii="Calibri" w:hAnsi="Calibri"/>
          <w:sz w:val="20"/>
        </w:rPr>
      </w:pPr>
    </w:p>
    <w:p w14:paraId="0C39E570" w14:textId="6528E61C" w:rsidR="00595848" w:rsidRPr="008C48BE" w:rsidRDefault="00595848" w:rsidP="008C48BE">
      <w:pPr>
        <w:pStyle w:val="SidebarCaption"/>
        <w:rPr>
          <w:ins w:id="461" w:author="Rick Strahl" w:date="2018-07-29T21:41:00Z"/>
          <w:rStyle w:val="RegionMarkerTok"/>
          <w:rFonts w:ascii="Calibri" w:hAnsi="Calibri"/>
          <w:sz w:val="24"/>
          <w:rPrChange w:id="462" w:author="Rick Strahl" w:date="2018-07-29T21:43:00Z">
            <w:rPr>
              <w:ins w:id="463" w:author="Rick Strahl" w:date="2018-07-29T21:41:00Z"/>
              <w:rStyle w:val="RegionMarkerTok"/>
              <w:rFonts w:ascii="Calibri" w:hAnsi="Calibri"/>
              <w:sz w:val="20"/>
            </w:rPr>
          </w:rPrChange>
        </w:rPr>
        <w:pPrChange w:id="464" w:author="Rick Strahl" w:date="2018-07-29T21:43:00Z">
          <w:pPr>
            <w:pStyle w:val="SideBar"/>
          </w:pPr>
        </w:pPrChange>
      </w:pPr>
      <w:ins w:id="465" w:author="Rick Strahl" w:date="2018-07-29T21:41:00Z">
        <w:r w:rsidRPr="008C48BE">
          <w:rPr>
            <w:rStyle w:val="RegionMarkerTok"/>
            <w:rFonts w:ascii="Calibri" w:hAnsi="Calibri"/>
            <w:sz w:val="24"/>
            <w:rPrChange w:id="466" w:author="Rick Strahl" w:date="2018-07-29T21:43:00Z">
              <w:rPr>
                <w:rStyle w:val="RegionMarkerTok"/>
                <w:rFonts w:ascii="Calibri" w:hAnsi="Calibri"/>
                <w:sz w:val="20"/>
              </w:rPr>
            </w:rPrChange>
          </w:rPr>
          <w:t>Web Assembly is not the new Silverlight</w:t>
        </w:r>
      </w:ins>
    </w:p>
    <w:p w14:paraId="20121C8D" w14:textId="77777777" w:rsidR="005B2819" w:rsidRDefault="00595848" w:rsidP="00F14DFE">
      <w:pPr>
        <w:pStyle w:val="SideBar"/>
        <w:rPr>
          <w:ins w:id="467" w:author="Rick Strahl" w:date="2018-07-29T21:55:00Z"/>
          <w:rStyle w:val="RegionMarkerTok"/>
          <w:rFonts w:ascii="Calibri" w:hAnsi="Calibri"/>
          <w:sz w:val="20"/>
        </w:rPr>
      </w:pPr>
      <w:ins w:id="468" w:author="Rick Strahl" w:date="2018-07-29T21:41:00Z">
        <w:r>
          <w:rPr>
            <w:rStyle w:val="RegionMarkerTok"/>
            <w:rFonts w:ascii="Calibri" w:hAnsi="Calibri"/>
            <w:sz w:val="20"/>
          </w:rPr>
          <w:t>Silverlight was a plug-in Browser technology that allowed .NET code to execute in the browser. But unlike Web Assembly, Silverlight w</w:t>
        </w:r>
      </w:ins>
      <w:ins w:id="469" w:author="Rick Strahl" w:date="2018-07-29T21:42:00Z">
        <w:r>
          <w:rPr>
            <w:rStyle w:val="RegionMarkerTok"/>
            <w:rFonts w:ascii="Calibri" w:hAnsi="Calibri"/>
            <w:sz w:val="20"/>
          </w:rPr>
          <w:t xml:space="preserve">as a plug-in and ran outside of the Browser Sandbox. This means it had hardware access and </w:t>
        </w:r>
        <w:r w:rsidR="008C48BE">
          <w:rPr>
            <w:rStyle w:val="RegionMarkerTok"/>
            <w:rFonts w:ascii="Calibri" w:hAnsi="Calibri"/>
            <w:sz w:val="20"/>
          </w:rPr>
          <w:t>could do things that the browser at the time could not.</w:t>
        </w:r>
      </w:ins>
    </w:p>
    <w:p w14:paraId="688C20FD" w14:textId="77777777" w:rsidR="005B2819" w:rsidRDefault="005B2819" w:rsidP="00F14DFE">
      <w:pPr>
        <w:pStyle w:val="SideBar"/>
        <w:rPr>
          <w:ins w:id="470" w:author="Rick Strahl" w:date="2018-07-29T21:55:00Z"/>
          <w:rStyle w:val="RegionMarkerTok"/>
          <w:rFonts w:ascii="Calibri" w:hAnsi="Calibri"/>
          <w:sz w:val="20"/>
        </w:rPr>
      </w:pPr>
    </w:p>
    <w:p w14:paraId="5C03F90E" w14:textId="1ECC265B" w:rsidR="00332901" w:rsidRDefault="008C48BE" w:rsidP="005B2819">
      <w:pPr>
        <w:pStyle w:val="SideBar"/>
        <w:rPr>
          <w:ins w:id="471" w:author="Rick Strahl" w:date="2018-07-29T21:45:00Z"/>
          <w:rStyle w:val="RegionMarkerTok"/>
          <w:rFonts w:ascii="Calibri" w:hAnsi="Calibri"/>
          <w:sz w:val="20"/>
        </w:rPr>
      </w:pPr>
      <w:ins w:id="472" w:author="Rick Strahl" w:date="2018-07-29T21:42:00Z">
        <w:r>
          <w:rPr>
            <w:rStyle w:val="RegionMarkerTok"/>
            <w:rFonts w:ascii="Calibri" w:hAnsi="Calibri"/>
            <w:sz w:val="20"/>
          </w:rPr>
          <w:t xml:space="preserve">Web Assembly is very different from Silverlight in that it relies entirely on the Browsers own sandboxed </w:t>
        </w:r>
      </w:ins>
      <w:ins w:id="473" w:author="Rick Strahl" w:date="2018-07-29T21:55:00Z">
        <w:r w:rsidR="005B2819">
          <w:rPr>
            <w:rStyle w:val="RegionMarkerTok"/>
            <w:rFonts w:ascii="Calibri" w:hAnsi="Calibri"/>
            <w:sz w:val="20"/>
          </w:rPr>
          <w:t>r</w:t>
        </w:r>
      </w:ins>
      <w:ins w:id="474" w:author="Rick Strahl" w:date="2018-07-29T21:43:00Z">
        <w:r>
          <w:rPr>
            <w:rStyle w:val="RegionMarkerTok"/>
            <w:rFonts w:ascii="Calibri" w:hAnsi="Calibri"/>
            <w:sz w:val="20"/>
          </w:rPr>
          <w:t>untime. The same security limitations of JavaScript apply and there’s no special access to features that are n</w:t>
        </w:r>
      </w:ins>
      <w:ins w:id="475" w:author="Rick Strahl" w:date="2018-07-29T21:44:00Z">
        <w:r>
          <w:rPr>
            <w:rStyle w:val="RegionMarkerTok"/>
            <w:rFonts w:ascii="Calibri" w:hAnsi="Calibri"/>
            <w:sz w:val="20"/>
          </w:rPr>
          <w:t xml:space="preserve">ot exposed as Browser APIs. It also means that Web Assembly relies on the underlying Browser architecture </w:t>
        </w:r>
        <w:r>
          <w:rPr>
            <w:rStyle w:val="RegionMarkerTok"/>
            <w:rFonts w:ascii="Calibri" w:hAnsi="Calibri"/>
            <w:sz w:val="20"/>
          </w:rPr>
          <w:lastRenderedPageBreak/>
          <w:t>and data types, so you’re still going to see the same limitations that JavaScript has with dates, numeric type representation as float</w:t>
        </w:r>
      </w:ins>
      <w:ins w:id="476" w:author="Rick Strahl" w:date="2018-07-29T21:45:00Z">
        <w:r>
          <w:rPr>
            <w:rStyle w:val="RegionMarkerTok"/>
            <w:rFonts w:ascii="Calibri" w:hAnsi="Calibri"/>
            <w:sz w:val="20"/>
          </w:rPr>
          <w:t>s and so on.</w:t>
        </w:r>
      </w:ins>
    </w:p>
    <w:p w14:paraId="30772388" w14:textId="77777777" w:rsidR="00332901" w:rsidRDefault="00332901" w:rsidP="00332901">
      <w:pPr>
        <w:pStyle w:val="BodyText"/>
        <w:rPr>
          <w:ins w:id="477" w:author="Rick Strahl" w:date="2018-07-29T21:45:00Z"/>
        </w:rPr>
      </w:pPr>
    </w:p>
    <w:p w14:paraId="659AECEC" w14:textId="77777777" w:rsidR="00332901" w:rsidRDefault="00332901" w:rsidP="00332901">
      <w:pPr>
        <w:pStyle w:val="SidebarCaption"/>
        <w:rPr>
          <w:ins w:id="478" w:author="Rick Strahl" w:date="2018-07-29T21:45:00Z"/>
        </w:rPr>
      </w:pPr>
      <w:ins w:id="479" w:author="Rick Strahl" w:date="2018-07-29T21:45:00Z">
        <w:r>
          <w:t>Web Assembly and Security</w:t>
        </w:r>
      </w:ins>
    </w:p>
    <w:p w14:paraId="1CB48E9C" w14:textId="77777777" w:rsidR="005B2819" w:rsidRDefault="00332901" w:rsidP="00332901">
      <w:pPr>
        <w:pStyle w:val="SideBar"/>
        <w:rPr>
          <w:ins w:id="480" w:author="Rick Strahl" w:date="2018-07-29T21:56:00Z"/>
          <w:rStyle w:val="RegionMarkerTok"/>
          <w:rFonts w:ascii="Calibri" w:hAnsi="Calibri"/>
          <w:sz w:val="20"/>
        </w:rPr>
      </w:pPr>
      <w:ins w:id="481" w:author="Rick Strahl" w:date="2018-07-29T21:45:00Z">
        <w:r>
          <w:rPr>
            <w:rStyle w:val="RegionMarkerTok"/>
            <w:rFonts w:ascii="Calibri" w:hAnsi="Calibri"/>
            <w:sz w:val="20"/>
          </w:rPr>
          <w:t xml:space="preserve">Even though you can use a </w:t>
        </w:r>
        <w:proofErr w:type="gramStart"/>
        <w:r>
          <w:rPr>
            <w:rStyle w:val="RegionMarkerTok"/>
            <w:rFonts w:ascii="Calibri" w:hAnsi="Calibri"/>
            <w:sz w:val="20"/>
          </w:rPr>
          <w:t>low level</w:t>
        </w:r>
        <w:proofErr w:type="gramEnd"/>
        <w:r>
          <w:rPr>
            <w:rStyle w:val="RegionMarkerTok"/>
            <w:rFonts w:ascii="Calibri" w:hAnsi="Calibri"/>
            <w:sz w:val="20"/>
          </w:rPr>
          <w:t xml:space="preserve"> language like C to generate Web Assembly Modules, it doesn’t mean you can interface with native hardware or OS services, because </w:t>
        </w:r>
        <w:r>
          <w:rPr>
            <w:rStyle w:val="RegionMarkerTok"/>
            <w:rFonts w:ascii="Calibri" w:hAnsi="Calibri"/>
            <w:sz w:val="20"/>
          </w:rPr>
          <w:t>a</w:t>
        </w:r>
        <w:r>
          <w:rPr>
            <w:rStyle w:val="RegionMarkerTok"/>
            <w:rFonts w:ascii="Calibri" w:hAnsi="Calibri"/>
            <w:sz w:val="20"/>
          </w:rPr>
          <w:t xml:space="preserve"> WASM module still executes inside of the browser sandbox. </w:t>
        </w:r>
      </w:ins>
    </w:p>
    <w:p w14:paraId="1A7D2874" w14:textId="77777777" w:rsidR="005B2819" w:rsidRDefault="005B2819" w:rsidP="00332901">
      <w:pPr>
        <w:pStyle w:val="SideBar"/>
        <w:rPr>
          <w:ins w:id="482" w:author="Rick Strahl" w:date="2018-07-29T21:56:00Z"/>
          <w:rStyle w:val="RegionMarkerTok"/>
          <w:rFonts w:ascii="Calibri" w:hAnsi="Calibri"/>
          <w:sz w:val="20"/>
        </w:rPr>
      </w:pPr>
    </w:p>
    <w:p w14:paraId="038015BF" w14:textId="6412534A" w:rsidR="00332901" w:rsidRDefault="00332901" w:rsidP="00332901">
      <w:pPr>
        <w:pStyle w:val="SideBar"/>
        <w:rPr>
          <w:ins w:id="483" w:author="Rick Strahl" w:date="2018-07-29T21:45:00Z"/>
          <w:rStyle w:val="RegionMarkerTok"/>
          <w:rFonts w:ascii="Calibri" w:hAnsi="Calibri"/>
          <w:sz w:val="20"/>
        </w:rPr>
      </w:pPr>
      <w:ins w:id="484" w:author="Rick Strahl" w:date="2018-07-29T21:45:00Z">
        <w:r>
          <w:rPr>
            <w:rStyle w:val="RegionMarkerTok"/>
            <w:rFonts w:ascii="Calibri" w:hAnsi="Calibri"/>
            <w:sz w:val="20"/>
          </w:rPr>
          <w:t xml:space="preserve">In other words, Web Assembly poses none of the same </w:t>
        </w:r>
        <w:r>
          <w:rPr>
            <w:rStyle w:val="RegionMarkerTok"/>
            <w:rFonts w:ascii="Calibri" w:hAnsi="Calibri"/>
            <w:sz w:val="20"/>
          </w:rPr>
          <w:t xml:space="preserve">potential </w:t>
        </w:r>
        <w:r>
          <w:rPr>
            <w:rStyle w:val="RegionMarkerTok"/>
            <w:rFonts w:ascii="Calibri" w:hAnsi="Calibri"/>
            <w:sz w:val="20"/>
          </w:rPr>
          <w:t>security concerns you might have</w:t>
        </w:r>
      </w:ins>
      <w:ins w:id="485" w:author="Rick Strahl" w:date="2018-07-29T21:56:00Z">
        <w:r w:rsidR="005B2819">
          <w:rPr>
            <w:rStyle w:val="RegionMarkerTok"/>
            <w:rFonts w:ascii="Calibri" w:hAnsi="Calibri"/>
            <w:sz w:val="20"/>
          </w:rPr>
          <w:t xml:space="preserve"> had</w:t>
        </w:r>
      </w:ins>
      <w:ins w:id="486" w:author="Rick Strahl" w:date="2018-07-29T21:45:00Z">
        <w:r>
          <w:rPr>
            <w:rStyle w:val="RegionMarkerTok"/>
            <w:rFonts w:ascii="Calibri" w:hAnsi="Calibri"/>
            <w:sz w:val="20"/>
          </w:rPr>
          <w:t xml:space="preserve"> with plug-ins, which r</w:t>
        </w:r>
      </w:ins>
      <w:ins w:id="487" w:author="Rick Strahl" w:date="2018-07-29T21:56:00Z">
        <w:r w:rsidR="005B2819">
          <w:rPr>
            <w:rStyle w:val="RegionMarkerTok"/>
            <w:rFonts w:ascii="Calibri" w:hAnsi="Calibri"/>
            <w:sz w:val="20"/>
          </w:rPr>
          <w:t>a</w:t>
        </w:r>
      </w:ins>
      <w:ins w:id="488" w:author="Rick Strahl" w:date="2018-07-29T21:45:00Z">
        <w:r>
          <w:rPr>
            <w:rStyle w:val="RegionMarkerTok"/>
            <w:rFonts w:ascii="Calibri" w:hAnsi="Calibri"/>
            <w:sz w:val="20"/>
          </w:rPr>
          <w:t>n</w:t>
        </w:r>
        <w:r>
          <w:rPr>
            <w:rStyle w:val="RegionMarkerTok"/>
            <w:rFonts w:ascii="Calibri" w:hAnsi="Calibri"/>
            <w:sz w:val="20"/>
          </w:rPr>
          <w:t xml:space="preserve"> outside of the Browser’s Sandbox.</w:t>
        </w:r>
      </w:ins>
    </w:p>
    <w:p w14:paraId="202116DF" w14:textId="77777777" w:rsidR="00332901" w:rsidRDefault="00332901" w:rsidP="00F14DFE">
      <w:pPr>
        <w:pStyle w:val="SideBar"/>
        <w:rPr>
          <w:ins w:id="489" w:author="Rick Strahl" w:date="2018-07-29T20:27:00Z"/>
          <w:rStyle w:val="RegionMarkerTok"/>
          <w:rFonts w:ascii="Calibri" w:hAnsi="Calibri"/>
          <w:sz w:val="20"/>
        </w:rPr>
      </w:pPr>
    </w:p>
    <w:p w14:paraId="7E41D36F" w14:textId="77777777" w:rsidR="00332901" w:rsidRDefault="00332901" w:rsidP="00332901">
      <w:pPr>
        <w:pStyle w:val="SidebarCaption"/>
        <w:rPr>
          <w:ins w:id="490" w:author="Rick Strahl" w:date="2018-07-29T21:46:00Z"/>
        </w:rPr>
      </w:pPr>
      <w:ins w:id="491" w:author="Rick Strahl" w:date="2018-07-29T21:46:00Z">
        <w:r>
          <w:t>Mono and Web Assembly</w:t>
        </w:r>
      </w:ins>
    </w:p>
    <w:p w14:paraId="01BFD94B" w14:textId="7F20C574" w:rsidR="00332901" w:rsidRDefault="00332901" w:rsidP="00332901">
      <w:pPr>
        <w:pStyle w:val="SideBar"/>
        <w:rPr>
          <w:ins w:id="492" w:author="Rick Strahl" w:date="2018-07-29T21:57:00Z"/>
        </w:rPr>
      </w:pPr>
      <w:proofErr w:type="spellStart"/>
      <w:ins w:id="493" w:author="Rick Strahl" w:date="2018-07-29T21:46:00Z">
        <w:r>
          <w:t>Blazor</w:t>
        </w:r>
        <w:proofErr w:type="spellEnd"/>
        <w:r>
          <w:t xml:space="preserve"> uses the Mono runtime for executing .NET code in the browser. Mono currently provides a .NET runtime interpreter that reads .NET code from DLLs at runtime and executes the code in interpreted mode.</w:t>
        </w:r>
      </w:ins>
      <w:ins w:id="494" w:author="Rick Strahl" w:date="2018-07-29T21:57:00Z">
        <w:r w:rsidR="00FF69FF">
          <w:t xml:space="preserve"> </w:t>
        </w:r>
      </w:ins>
    </w:p>
    <w:p w14:paraId="2743DD3E" w14:textId="77777777" w:rsidR="00490595" w:rsidRDefault="00490595" w:rsidP="00332901">
      <w:pPr>
        <w:pStyle w:val="SideBar"/>
        <w:rPr>
          <w:ins w:id="495" w:author="Rick Strahl" w:date="2018-07-29T21:46:00Z"/>
        </w:rPr>
      </w:pPr>
    </w:p>
    <w:p w14:paraId="37FFD515" w14:textId="77777777" w:rsidR="00332901" w:rsidRDefault="00332901" w:rsidP="00332901">
      <w:pPr>
        <w:pStyle w:val="SideBar"/>
        <w:rPr>
          <w:ins w:id="496" w:author="Rick Strahl" w:date="2018-07-29T21:46:00Z"/>
        </w:rPr>
      </w:pPr>
      <w:ins w:id="497" w:author="Rick Strahl" w:date="2018-07-29T21:46:00Z">
        <w:r>
          <w:t xml:space="preserve">This runtime is implemented as a single </w:t>
        </w:r>
        <w:proofErr w:type="spellStart"/>
        <w:proofErr w:type="gramStart"/>
        <w:r w:rsidRPr="00FB15C0">
          <w:rPr>
            <w:b/>
          </w:rPr>
          <w:t>mono.wasm</w:t>
        </w:r>
        <w:proofErr w:type="spellEnd"/>
        <w:proofErr w:type="gramEnd"/>
        <w:r>
          <w:rPr>
            <w:b/>
          </w:rPr>
          <w:t xml:space="preserve"> </w:t>
        </w:r>
        <w:r>
          <w:t>Web Assembly module that contains the runtime features of .NET.</w:t>
        </w:r>
      </w:ins>
    </w:p>
    <w:p w14:paraId="6C9E615E" w14:textId="77777777" w:rsidR="00332901" w:rsidRDefault="00332901" w:rsidP="00332901">
      <w:pPr>
        <w:pStyle w:val="SideBar"/>
        <w:rPr>
          <w:ins w:id="498" w:author="Rick Strahl" w:date="2018-07-29T21:46:00Z"/>
        </w:rPr>
      </w:pPr>
    </w:p>
    <w:p w14:paraId="3963F36E" w14:textId="7CACC8D1" w:rsidR="00490595" w:rsidRDefault="00332901" w:rsidP="00490595">
      <w:pPr>
        <w:pStyle w:val="SideBar"/>
        <w:rPr>
          <w:ins w:id="499" w:author="Rick Strahl" w:date="2018-07-29T21:46:00Z"/>
        </w:rPr>
      </w:pPr>
      <w:ins w:id="500" w:author="Rick Strahl" w:date="2018-07-29T21:46:00Z">
        <w:r>
          <w:t xml:space="preserve">In the future, Mono and, potentially, a version of .NET Core will be able to compile .NET code directly to </w:t>
        </w:r>
      </w:ins>
      <w:ins w:id="501" w:author="Rick Strahl" w:date="2018-07-29T21:58:00Z">
        <w:r w:rsidR="00490595">
          <w:t xml:space="preserve">individual </w:t>
        </w:r>
        <w:r w:rsidR="00490595">
          <w:rPr>
            <w:b/>
          </w:rPr>
          <w:t>WASM</w:t>
        </w:r>
      </w:ins>
      <w:ins w:id="502" w:author="Rick Strahl" w:date="2018-07-29T21:46:00Z">
        <w:r>
          <w:t xml:space="preserve"> modules, which could provide better performance.</w:t>
        </w:r>
      </w:ins>
    </w:p>
    <w:p w14:paraId="091A94D0" w14:textId="5BCBA2F6" w:rsidR="00332901" w:rsidRDefault="00332901" w:rsidP="00332901">
      <w:pPr>
        <w:pStyle w:val="SideBar"/>
        <w:rPr>
          <w:ins w:id="503" w:author="Rick Strahl" w:date="2018-07-29T21:46:00Z"/>
        </w:rPr>
      </w:pPr>
    </w:p>
    <w:p w14:paraId="284587D6" w14:textId="5807C9F6" w:rsidR="00332901" w:rsidRDefault="00332901" w:rsidP="00332901">
      <w:pPr>
        <w:pStyle w:val="SidebarCaption"/>
        <w:rPr>
          <w:ins w:id="504" w:author="Rick Strahl" w:date="2018-07-29T21:46:00Z"/>
          <w:rStyle w:val="RegionMarkerTok"/>
          <w:rFonts w:ascii="Calibri" w:hAnsi="Calibri"/>
          <w:sz w:val="24"/>
        </w:rPr>
      </w:pPr>
      <w:proofErr w:type="spellStart"/>
      <w:ins w:id="505" w:author="Rick Strahl" w:date="2018-07-29T21:46:00Z">
        <w:r>
          <w:rPr>
            <w:rStyle w:val="RegionMarkerTok"/>
            <w:rFonts w:ascii="Calibri" w:hAnsi="Calibri"/>
            <w:sz w:val="24"/>
          </w:rPr>
          <w:t>Blazor</w:t>
        </w:r>
        <w:proofErr w:type="spellEnd"/>
        <w:r>
          <w:rPr>
            <w:rStyle w:val="RegionMarkerTok"/>
            <w:rFonts w:ascii="Calibri" w:hAnsi="Calibri"/>
            <w:sz w:val="24"/>
          </w:rPr>
          <w:t xml:space="preserve"> and </w:t>
        </w:r>
        <w:r>
          <w:rPr>
            <w:rStyle w:val="RegionMarkerTok"/>
            <w:rFonts w:ascii="Calibri" w:hAnsi="Calibri"/>
            <w:sz w:val="24"/>
          </w:rPr>
          <w:t>.NET Code</w:t>
        </w:r>
      </w:ins>
    </w:p>
    <w:p w14:paraId="0107180D" w14:textId="08304AB0" w:rsidR="00332901" w:rsidRDefault="00332901" w:rsidP="00332901">
      <w:pPr>
        <w:pStyle w:val="SideBar"/>
        <w:rPr>
          <w:ins w:id="506" w:author="Rick Strahl" w:date="2018-07-29T21:58:00Z"/>
          <w:rStyle w:val="RegionMarkerTok"/>
          <w:rFonts w:ascii="Calibri" w:hAnsi="Calibri"/>
          <w:sz w:val="20"/>
        </w:rPr>
      </w:pPr>
      <w:proofErr w:type="spellStart"/>
      <w:ins w:id="507" w:author="Rick Strahl" w:date="2018-07-29T21:46:00Z">
        <w:r>
          <w:rPr>
            <w:rStyle w:val="RegionMarkerTok"/>
            <w:rFonts w:ascii="Calibri" w:hAnsi="Calibri"/>
            <w:sz w:val="20"/>
          </w:rPr>
          <w:t>Blazor</w:t>
        </w:r>
        <w:proofErr w:type="spellEnd"/>
        <w:r>
          <w:rPr>
            <w:rStyle w:val="RegionMarkerTok"/>
            <w:rFonts w:ascii="Calibri" w:hAnsi="Calibri"/>
            <w:sz w:val="20"/>
          </w:rPr>
          <w:t xml:space="preserve"> exposes .NET via a WASM compiled Mono Runtime</w:t>
        </w:r>
        <w:r>
          <w:rPr>
            <w:rStyle w:val="RegionMarkerTok"/>
            <w:rFonts w:ascii="Calibri" w:hAnsi="Calibri"/>
            <w:sz w:val="20"/>
          </w:rPr>
          <w:t xml:space="preserve"> which the </w:t>
        </w:r>
        <w:proofErr w:type="spellStart"/>
        <w:r>
          <w:rPr>
            <w:rStyle w:val="RegionMarkerTok"/>
            <w:rFonts w:ascii="Calibri" w:hAnsi="Calibri"/>
            <w:sz w:val="20"/>
          </w:rPr>
          <w:t>Blazor</w:t>
        </w:r>
        <w:proofErr w:type="spellEnd"/>
        <w:r>
          <w:rPr>
            <w:rStyle w:val="RegionMarkerTok"/>
            <w:rFonts w:ascii="Calibri" w:hAnsi="Calibri"/>
            <w:sz w:val="20"/>
          </w:rPr>
          <w:t xml:space="preserve"> runtime hosts</w:t>
        </w:r>
        <w:r>
          <w:rPr>
            <w:rStyle w:val="RegionMarkerTok"/>
            <w:rFonts w:ascii="Calibri" w:hAnsi="Calibri"/>
            <w:sz w:val="20"/>
          </w:rPr>
          <w:t>.</w:t>
        </w:r>
        <w:r>
          <w:rPr>
            <w:rStyle w:val="RegionMarkerTok"/>
            <w:rFonts w:ascii="Calibri" w:hAnsi="Calibri"/>
            <w:sz w:val="20"/>
          </w:rPr>
          <w:t xml:space="preserve"> Access to .NET code goes through the </w:t>
        </w:r>
        <w:proofErr w:type="spellStart"/>
        <w:r>
          <w:rPr>
            <w:rStyle w:val="RegionMarkerTok"/>
            <w:rFonts w:ascii="Calibri" w:hAnsi="Calibri"/>
            <w:sz w:val="20"/>
          </w:rPr>
          <w:t>Blazor</w:t>
        </w:r>
        <w:proofErr w:type="spellEnd"/>
        <w:r>
          <w:rPr>
            <w:rStyle w:val="RegionMarkerTok"/>
            <w:rFonts w:ascii="Calibri" w:hAnsi="Calibri"/>
            <w:sz w:val="20"/>
          </w:rPr>
          <w:t xml:space="preserve"> framework</w:t>
        </w:r>
      </w:ins>
      <w:ins w:id="508" w:author="Rick Strahl" w:date="2018-07-29T21:47:00Z">
        <w:r>
          <w:rPr>
            <w:rStyle w:val="RegionMarkerTok"/>
            <w:rFonts w:ascii="Calibri" w:hAnsi="Calibri"/>
            <w:sz w:val="20"/>
          </w:rPr>
          <w:t xml:space="preserve"> and requires that you run a </w:t>
        </w:r>
        <w:proofErr w:type="spellStart"/>
        <w:r>
          <w:rPr>
            <w:rStyle w:val="RegionMarkerTok"/>
            <w:rFonts w:ascii="Calibri" w:hAnsi="Calibri"/>
            <w:sz w:val="20"/>
          </w:rPr>
          <w:t>Blazor</w:t>
        </w:r>
        <w:proofErr w:type="spellEnd"/>
        <w:r>
          <w:rPr>
            <w:rStyle w:val="RegionMarkerTok"/>
            <w:rFonts w:ascii="Calibri" w:hAnsi="Calibri"/>
            <w:sz w:val="20"/>
          </w:rPr>
          <w:t xml:space="preserve"> application in order to get access to .NET code.</w:t>
        </w:r>
      </w:ins>
    </w:p>
    <w:p w14:paraId="3FADEE25" w14:textId="77777777" w:rsidR="00EB6723" w:rsidRDefault="00EB6723" w:rsidP="00332901">
      <w:pPr>
        <w:pStyle w:val="SideBar"/>
        <w:rPr>
          <w:ins w:id="509" w:author="Rick Strahl" w:date="2018-07-29T21:49:00Z"/>
          <w:rStyle w:val="RegionMarkerTok"/>
          <w:rFonts w:ascii="Calibri" w:hAnsi="Calibri"/>
          <w:sz w:val="20"/>
        </w:rPr>
      </w:pPr>
    </w:p>
    <w:p w14:paraId="066AD31A" w14:textId="07B44BAA" w:rsidR="00F03423" w:rsidRDefault="00F03423" w:rsidP="00332901">
      <w:pPr>
        <w:pStyle w:val="SideBar"/>
        <w:rPr>
          <w:ins w:id="510" w:author="Rick Strahl" w:date="2018-07-29T21:50:00Z"/>
          <w:rStyle w:val="RegionMarkerTok"/>
          <w:rFonts w:ascii="Calibri" w:hAnsi="Calibri"/>
          <w:sz w:val="20"/>
        </w:rPr>
      </w:pPr>
      <w:ins w:id="511" w:author="Rick Strahl" w:date="2018-07-29T21:49:00Z">
        <w:r>
          <w:rPr>
            <w:rStyle w:val="RegionMarkerTok"/>
            <w:rFonts w:ascii="Calibri" w:hAnsi="Calibri"/>
            <w:sz w:val="20"/>
          </w:rPr>
          <w:lastRenderedPageBreak/>
          <w:t xml:space="preserve">There are two ways to access .NET Code in </w:t>
        </w:r>
        <w:proofErr w:type="spellStart"/>
        <w:r>
          <w:rPr>
            <w:rStyle w:val="RegionMarkerTok"/>
            <w:rFonts w:ascii="Calibri" w:hAnsi="Calibri"/>
            <w:sz w:val="20"/>
          </w:rPr>
          <w:t>Blazor</w:t>
        </w:r>
        <w:proofErr w:type="spellEnd"/>
        <w:r>
          <w:rPr>
            <w:rStyle w:val="RegionMarkerTok"/>
            <w:rFonts w:ascii="Calibri" w:hAnsi="Calibri"/>
            <w:sz w:val="20"/>
          </w:rPr>
          <w:t>: Using Razor Pages as the bootstrapping mecha</w:t>
        </w:r>
      </w:ins>
      <w:ins w:id="512" w:author="Rick Strahl" w:date="2018-07-29T21:50:00Z">
        <w:r>
          <w:rPr>
            <w:rStyle w:val="RegionMarkerTok"/>
            <w:rFonts w:ascii="Calibri" w:hAnsi="Calibri"/>
            <w:sz w:val="20"/>
          </w:rPr>
          <w:t>nism for .NET code, or by using JavaScript Interop.</w:t>
        </w:r>
      </w:ins>
    </w:p>
    <w:p w14:paraId="2AC76125" w14:textId="3DE69E9C" w:rsidR="00F03423" w:rsidRDefault="00F03423" w:rsidP="00332901">
      <w:pPr>
        <w:pStyle w:val="SideBar"/>
        <w:rPr>
          <w:ins w:id="513" w:author="Rick Strahl" w:date="2018-07-29T21:50:00Z"/>
          <w:rStyle w:val="RegionMarkerTok"/>
          <w:rFonts w:ascii="Calibri" w:hAnsi="Calibri"/>
          <w:sz w:val="20"/>
        </w:rPr>
      </w:pPr>
    </w:p>
    <w:p w14:paraId="28FFF409" w14:textId="3B84D760" w:rsidR="00332901" w:rsidRPr="00F14DFE" w:rsidRDefault="00F03423" w:rsidP="005B2819">
      <w:pPr>
        <w:pStyle w:val="SideBar"/>
        <w:rPr>
          <w:rStyle w:val="RegionMarkerTok"/>
          <w:rFonts w:ascii="Calibri" w:hAnsi="Calibri"/>
          <w:sz w:val="20"/>
          <w:rPrChange w:id="514" w:author="Rick Strahl" w:date="2018-07-29T20:23:00Z">
            <w:rPr/>
          </w:rPrChange>
        </w:rPr>
        <w:pPrChange w:id="515" w:author="Rick Strahl" w:date="2018-07-29T21:54:00Z">
          <w:pPr>
            <w:pStyle w:val="BodyText"/>
          </w:pPr>
        </w:pPrChange>
      </w:pPr>
      <w:ins w:id="516" w:author="Rick Strahl" w:date="2018-07-29T21:52:00Z">
        <w:r>
          <w:rPr>
            <w:rStyle w:val="RegionMarkerTok"/>
            <w:rFonts w:ascii="Calibri" w:hAnsi="Calibri"/>
            <w:sz w:val="20"/>
          </w:rPr>
          <w:t xml:space="preserve">Keep in mind that .NET inside of Web Assembly still uses the Browser runtime to </w:t>
        </w:r>
      </w:ins>
      <w:ins w:id="517" w:author="Rick Strahl" w:date="2018-07-29T21:54:00Z">
        <w:r w:rsidR="005B2819">
          <w:rPr>
            <w:rStyle w:val="RegionMarkerTok"/>
            <w:rFonts w:ascii="Calibri" w:hAnsi="Calibri"/>
            <w:sz w:val="20"/>
          </w:rPr>
          <w:t xml:space="preserve">provide the features of the .NET ‘runtime’. This </w:t>
        </w:r>
      </w:ins>
      <w:ins w:id="518" w:author="Rick Strahl" w:date="2018-07-29T21:52:00Z">
        <w:r>
          <w:rPr>
            <w:rStyle w:val="RegionMarkerTok"/>
            <w:rFonts w:ascii="Calibri" w:hAnsi="Calibri"/>
            <w:sz w:val="20"/>
          </w:rPr>
          <w:t>means it inherits ma</w:t>
        </w:r>
      </w:ins>
      <w:ins w:id="519" w:author="Rick Strahl" w:date="2018-07-29T21:53:00Z">
        <w:r>
          <w:rPr>
            <w:rStyle w:val="RegionMarkerTok"/>
            <w:rFonts w:ascii="Calibri" w:hAnsi="Calibri"/>
            <w:sz w:val="20"/>
          </w:rPr>
          <w:t>ny of the same limitations that JavaScript struggles with</w:t>
        </w:r>
      </w:ins>
      <w:proofErr w:type="gramStart"/>
      <w:ins w:id="520" w:author="Rick Strahl" w:date="2018-07-29T21:54:00Z">
        <w:r w:rsidR="005B2819">
          <w:rPr>
            <w:rStyle w:val="RegionMarkerTok"/>
            <w:rFonts w:ascii="Calibri" w:hAnsi="Calibri"/>
            <w:sz w:val="20"/>
          </w:rPr>
          <w:t>. So</w:t>
        </w:r>
        <w:proofErr w:type="gramEnd"/>
        <w:r w:rsidR="005B2819">
          <w:rPr>
            <w:rStyle w:val="RegionMarkerTok"/>
            <w:rFonts w:ascii="Calibri" w:hAnsi="Calibri"/>
            <w:sz w:val="20"/>
          </w:rPr>
          <w:t xml:space="preserve"> you still have </w:t>
        </w:r>
      </w:ins>
      <w:ins w:id="521" w:author="Rick Strahl" w:date="2018-07-29T21:59:00Z">
        <w:r w:rsidR="00EB6723">
          <w:rPr>
            <w:rStyle w:val="RegionMarkerTok"/>
            <w:rFonts w:ascii="Calibri" w:hAnsi="Calibri"/>
            <w:sz w:val="20"/>
          </w:rPr>
          <w:t xml:space="preserve">deal with </w:t>
        </w:r>
      </w:ins>
      <w:ins w:id="522" w:author="Rick Strahl" w:date="2018-07-29T21:54:00Z">
        <w:r w:rsidR="005B2819">
          <w:rPr>
            <w:rStyle w:val="RegionMarkerTok"/>
            <w:rFonts w:ascii="Calibri" w:hAnsi="Calibri"/>
            <w:sz w:val="20"/>
          </w:rPr>
          <w:t>b</w:t>
        </w:r>
      </w:ins>
      <w:ins w:id="523" w:author="Rick Strahl" w:date="2018-07-29T21:53:00Z">
        <w:r>
          <w:rPr>
            <w:rStyle w:val="RegionMarkerTok"/>
            <w:rFonts w:ascii="Calibri" w:hAnsi="Calibri"/>
            <w:sz w:val="20"/>
          </w:rPr>
          <w:t>ad date support, floating point and int only number types that make decimal</w:t>
        </w:r>
      </w:ins>
      <w:ins w:id="524" w:author="Rick Strahl" w:date="2018-07-29T22:00:00Z">
        <w:r w:rsidR="00EB6723">
          <w:rPr>
            <w:rStyle w:val="RegionMarkerTok"/>
            <w:rFonts w:ascii="Calibri" w:hAnsi="Calibri"/>
            <w:sz w:val="20"/>
          </w:rPr>
          <w:t xml:space="preserve"> </w:t>
        </w:r>
      </w:ins>
      <w:ins w:id="525" w:author="Rick Strahl" w:date="2018-07-29T21:53:00Z">
        <w:r>
          <w:rPr>
            <w:rStyle w:val="RegionMarkerTok"/>
            <w:rFonts w:ascii="Calibri" w:hAnsi="Calibri"/>
            <w:sz w:val="20"/>
          </w:rPr>
          <w:t>math difficult</w:t>
        </w:r>
        <w:r w:rsidR="005B2819">
          <w:rPr>
            <w:rStyle w:val="RegionMarkerTok"/>
            <w:rFonts w:ascii="Calibri" w:hAnsi="Calibri"/>
            <w:sz w:val="20"/>
          </w:rPr>
          <w:t xml:space="preserve"> among other</w:t>
        </w:r>
      </w:ins>
      <w:ins w:id="526" w:author="Rick Strahl" w:date="2018-07-29T22:00:00Z">
        <w:r w:rsidR="00EB6723">
          <w:rPr>
            <w:rStyle w:val="RegionMarkerTok"/>
            <w:rFonts w:ascii="Calibri" w:hAnsi="Calibri"/>
            <w:sz w:val="20"/>
          </w:rPr>
          <w:t xml:space="preserve"> thing</w:t>
        </w:r>
      </w:ins>
      <w:ins w:id="527" w:author="Rick Strahl" w:date="2018-07-29T21:53:00Z">
        <w:r w:rsidR="005B2819">
          <w:rPr>
            <w:rStyle w:val="RegionMarkerTok"/>
            <w:rFonts w:ascii="Calibri" w:hAnsi="Calibri"/>
            <w:sz w:val="20"/>
          </w:rPr>
          <w:t>s.</w:t>
        </w:r>
      </w:ins>
    </w:p>
    <w:sectPr w:rsidR="00332901" w:rsidRPr="00F14DF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lanie Spiller" w:date="2018-07-27T13:50:00Z" w:initials="MS">
    <w:p w14:paraId="12B2C576" w14:textId="77777777" w:rsidR="001B1B4C" w:rsidRDefault="001B1B4C">
      <w:pPr>
        <w:pStyle w:val="CommentText"/>
      </w:pPr>
      <w:r>
        <w:rPr>
          <w:rStyle w:val="CommentReference"/>
        </w:rPr>
        <w:annotationRef/>
      </w:r>
      <w:r>
        <w:t xml:space="preserve">Due to an unfortunate convergence of client deadlines, I won’t be showing you all my changes. I will leave revision marks for something that need your special attention, and of course, there will be comments. </w:t>
      </w:r>
    </w:p>
    <w:p w14:paraId="1D43AB39" w14:textId="77777777" w:rsidR="001B1B4C" w:rsidRDefault="001B1B4C">
      <w:pPr>
        <w:pStyle w:val="CommentText"/>
      </w:pPr>
    </w:p>
    <w:p w14:paraId="699F04B2" w14:textId="5ED9B76F" w:rsidR="001B1B4C" w:rsidRDefault="001B1B4C">
      <w:pPr>
        <w:pStyle w:val="CommentText"/>
      </w:pPr>
      <w:r>
        <w:t xml:space="preserve">Please read through carefully, because it may not always be obvious when I’ve tinkered. </w:t>
      </w:r>
    </w:p>
  </w:comment>
  <w:comment w:id="2" w:author="Melanie Spiller" w:date="2018-07-27T13:52:00Z" w:initials="MS">
    <w:p w14:paraId="210DE572" w14:textId="77777777" w:rsidR="001B1B4C" w:rsidRDefault="001B1B4C">
      <w:pPr>
        <w:pStyle w:val="CommentText"/>
      </w:pPr>
      <w:r>
        <w:rPr>
          <w:rStyle w:val="CommentReference"/>
        </w:rPr>
        <w:annotationRef/>
      </w:r>
      <w:r>
        <w:t>Simple = easy to understand</w:t>
      </w:r>
    </w:p>
    <w:p w14:paraId="55129C1B" w14:textId="77777777" w:rsidR="001B1B4C" w:rsidRDefault="001B1B4C">
      <w:pPr>
        <w:pStyle w:val="CommentText"/>
      </w:pPr>
      <w:r>
        <w:t xml:space="preserve">Simplistic = exaggerated emphasis on certain aspects of a subject in order to falsely simplify that subject. </w:t>
      </w:r>
    </w:p>
    <w:p w14:paraId="61C9DF8C" w14:textId="77777777" w:rsidR="001B1B4C" w:rsidRDefault="001B1B4C">
      <w:pPr>
        <w:pStyle w:val="CommentText"/>
      </w:pPr>
    </w:p>
    <w:p w14:paraId="40B88ECA" w14:textId="474AD2BF" w:rsidR="001B1B4C" w:rsidRDefault="001B1B4C">
      <w:pPr>
        <w:pStyle w:val="CommentText"/>
      </w:pPr>
      <w:r>
        <w:t xml:space="preserve">This is a pretty commonly misused word. Don’t be among the sheep! </w:t>
      </w:r>
    </w:p>
  </w:comment>
  <w:comment w:id="4" w:author="Melanie Spiller" w:date="2018-07-27T13:56:00Z" w:initials="MS">
    <w:p w14:paraId="6AD88768" w14:textId="2A871617" w:rsidR="001B1B4C" w:rsidRDefault="001B1B4C">
      <w:pPr>
        <w:pStyle w:val="CommentText"/>
      </w:pPr>
      <w:r>
        <w:rPr>
          <w:rStyle w:val="CommentReference"/>
        </w:rPr>
        <w:annotationRef/>
      </w:r>
      <w:r>
        <w:t xml:space="preserve">Please read this sentence carefully. I messed with it heavily—there were a lot of subjects (nouns), and I tried to simplify. I didn’t see an obvious way to break the sentence up. </w:t>
      </w:r>
    </w:p>
  </w:comment>
  <w:comment w:id="15" w:author="Melanie Spiller" w:date="2018-07-27T14:33:00Z" w:initials="MS">
    <w:p w14:paraId="596B2590" w14:textId="4443757F" w:rsidR="001B1B4C" w:rsidRDefault="001B1B4C">
      <w:pPr>
        <w:pStyle w:val="CommentText"/>
      </w:pPr>
      <w:r>
        <w:rPr>
          <w:rStyle w:val="CommentReference"/>
        </w:rPr>
        <w:annotationRef/>
      </w:r>
      <w:r>
        <w:t xml:space="preserve">If you have a chance, please redo the image with “platform-specific” (with a hyphen) under Compiler on the JS side, and change the &amp; to “and” under the Browser VM on the JS side. It’s not tragic if you can’t make these changes. </w:t>
      </w:r>
    </w:p>
  </w:comment>
  <w:comment w:id="28" w:author="Melanie Spiller" w:date="2018-07-27T19:16:00Z" w:initials="MS">
    <w:p w14:paraId="2017E6CB" w14:textId="509DC105" w:rsidR="001B1B4C" w:rsidRDefault="001B1B4C">
      <w:pPr>
        <w:pStyle w:val="CommentText"/>
      </w:pPr>
      <w:r>
        <w:rPr>
          <w:rStyle w:val="CommentReference"/>
        </w:rPr>
        <w:annotationRef/>
      </w:r>
      <w:r>
        <w:t xml:space="preserve">Right? (it said “that”) </w:t>
      </w:r>
    </w:p>
  </w:comment>
  <w:comment w:id="35" w:author="Melanie Spiller" w:date="2018-07-27T19:24:00Z" w:initials="MS">
    <w:p w14:paraId="691A7AE4" w14:textId="77777777" w:rsidR="001B1B4C" w:rsidRDefault="001B1B4C">
      <w:pPr>
        <w:pStyle w:val="CommentText"/>
      </w:pPr>
      <w:r>
        <w:rPr>
          <w:rStyle w:val="CommentReference"/>
        </w:rPr>
        <w:annotationRef/>
      </w:r>
      <w:r>
        <w:t xml:space="preserve">If you can edit the image to capitalize NuGet properly, that would be great. </w:t>
      </w:r>
    </w:p>
    <w:p w14:paraId="285A1128" w14:textId="6DA22C81" w:rsidR="001B1B4C" w:rsidRDefault="001B1B4C">
      <w:pPr>
        <w:pStyle w:val="CommentText"/>
      </w:pPr>
      <w:r>
        <w:t>It could also stand a comma after History in the Browser APIs box.</w:t>
      </w:r>
    </w:p>
  </w:comment>
  <w:comment w:id="85" w:author="Melanie Spiller" w:date="2018-07-27T20:33:00Z" w:initials="MS">
    <w:p w14:paraId="48C82377" w14:textId="33ABA7C2" w:rsidR="001B1B4C" w:rsidRDefault="001B1B4C">
      <w:pPr>
        <w:pStyle w:val="CommentText"/>
      </w:pPr>
      <w:r>
        <w:rPr>
          <w:rStyle w:val="CommentReference"/>
        </w:rPr>
        <w:annotationRef/>
      </w:r>
      <w:r>
        <w:t>Long line. Please break at 49 chars</w:t>
      </w:r>
    </w:p>
  </w:comment>
  <w:comment w:id="88" w:author="Melanie Spiller" w:date="2018-07-27T20:35:00Z" w:initials="MS">
    <w:p w14:paraId="02E7279D" w14:textId="374C347D" w:rsidR="001B1B4C" w:rsidRDefault="001B1B4C">
      <w:pPr>
        <w:pStyle w:val="CommentText"/>
      </w:pPr>
      <w:r>
        <w:rPr>
          <w:rStyle w:val="CommentReference"/>
        </w:rPr>
        <w:annotationRef/>
      </w:r>
      <w:r>
        <w:t xml:space="preserve">You also need to include the code for inclusion on the CODE Magazine site with the article (and write a bit that says </w:t>
      </w:r>
      <w:proofErr w:type="gramStart"/>
      <w:r>
        <w:t>so, and</w:t>
      </w:r>
      <w:proofErr w:type="gramEnd"/>
      <w:r>
        <w:t xml:space="preserve"> provide me with the files). It’s a change, earlier this year, so as not to drive people off of the CODE website.</w:t>
      </w:r>
    </w:p>
  </w:comment>
  <w:comment w:id="89" w:author="Rick Strahl" w:date="2018-07-29T19:45:00Z" w:initials="RS">
    <w:p w14:paraId="62693C72" w14:textId="6EFEFE62" w:rsidR="00997B77" w:rsidRDefault="00997B77">
      <w:pPr>
        <w:pStyle w:val="CommentText"/>
      </w:pPr>
      <w:r>
        <w:rPr>
          <w:rStyle w:val="CommentReference"/>
        </w:rPr>
        <w:annotationRef/>
      </w:r>
      <w:r>
        <w:t xml:space="preserve">Not </w:t>
      </w:r>
      <w:proofErr w:type="spellStart"/>
      <w:r>
        <w:t>gonna</w:t>
      </w:r>
      <w:proofErr w:type="spellEnd"/>
      <w:r>
        <w:t xml:space="preserve"> happen. The code will just be stale as it is going to change. </w:t>
      </w:r>
    </w:p>
  </w:comment>
  <w:comment w:id="90" w:author="Melanie Spiller" w:date="2018-07-27T20:37:00Z" w:initials="MS">
    <w:p w14:paraId="50576115" w14:textId="1BD983BC" w:rsidR="001B1B4C" w:rsidRDefault="001B1B4C">
      <w:pPr>
        <w:pStyle w:val="CommentText"/>
      </w:pPr>
      <w:r>
        <w:rPr>
          <w:rStyle w:val="CommentReference"/>
        </w:rPr>
        <w:annotationRef/>
      </w:r>
      <w:r>
        <w:t xml:space="preserve">Please provide the link address. There’s no way for print readers to follow a link. </w:t>
      </w:r>
    </w:p>
  </w:comment>
  <w:comment w:id="100" w:author="Melanie Spiller" w:date="2018-07-27T20:50:00Z" w:initials="MS">
    <w:p w14:paraId="23D59E80" w14:textId="2DE7965C" w:rsidR="001B1B4C" w:rsidRDefault="001B1B4C">
      <w:pPr>
        <w:pStyle w:val="CommentText"/>
      </w:pPr>
      <w:r>
        <w:rPr>
          <w:rStyle w:val="CommentReference"/>
        </w:rPr>
        <w:annotationRef/>
      </w:r>
      <w:r>
        <w:t>Should these be capped? Should there be an article in front of them?</w:t>
      </w:r>
    </w:p>
  </w:comment>
  <w:comment w:id="104" w:author="Melanie Spiller" w:date="2018-07-27T20:51:00Z" w:initials="MS">
    <w:p w14:paraId="424A5C20" w14:textId="4BCABC97" w:rsidR="001B1B4C" w:rsidRDefault="001B1B4C">
      <w:pPr>
        <w:pStyle w:val="CommentText"/>
      </w:pPr>
      <w:r>
        <w:rPr>
          <w:rStyle w:val="CommentReference"/>
        </w:rPr>
        <w:annotationRef/>
      </w:r>
      <w:r>
        <w:t>Please break at 49 chars</w:t>
      </w:r>
    </w:p>
  </w:comment>
  <w:comment w:id="128" w:author="Melanie Spiller" w:date="2018-07-27T21:22:00Z" w:initials="MS">
    <w:p w14:paraId="5B87E4DD" w14:textId="0BC097DF" w:rsidR="001B1B4C" w:rsidRDefault="001B1B4C">
      <w:pPr>
        <w:pStyle w:val="CommentText"/>
      </w:pPr>
      <w:r>
        <w:rPr>
          <w:rStyle w:val="CommentReference"/>
        </w:rPr>
        <w:annotationRef/>
      </w:r>
      <w:r>
        <w:t>Right?</w:t>
      </w:r>
    </w:p>
  </w:comment>
  <w:comment w:id="143" w:author="Melanie Spiller" w:date="2018-07-27T21:37:00Z" w:initials="MS">
    <w:p w14:paraId="3E00EFC9" w14:textId="6E47EE12" w:rsidR="001B1B4C" w:rsidRDefault="001B1B4C">
      <w:pPr>
        <w:pStyle w:val="CommentText"/>
      </w:pPr>
      <w:r>
        <w:rPr>
          <w:rStyle w:val="CommentReference"/>
        </w:rPr>
        <w:annotationRef/>
      </w:r>
      <w:r>
        <w:t xml:space="preserve">Can you edit the message to say “Welcome back, Rick, the time is:” (add “the” and a </w:t>
      </w:r>
      <w:proofErr w:type="gramStart"/>
      <w:r>
        <w:t>colon)</w:t>
      </w:r>
      <w:proofErr w:type="gramEnd"/>
    </w:p>
  </w:comment>
  <w:comment w:id="176" w:author="Melanie Spiller" w:date="2018-07-27T22:02:00Z" w:initials="MS">
    <w:p w14:paraId="21712593" w14:textId="491D5660" w:rsidR="001B1B4C" w:rsidRDefault="001B1B4C">
      <w:pPr>
        <w:pStyle w:val="CommentText"/>
      </w:pPr>
      <w:r>
        <w:rPr>
          <w:rStyle w:val="CommentReference"/>
        </w:rPr>
        <w:annotationRef/>
      </w:r>
      <w:r>
        <w:t>Right? (there was no noun after complex)</w:t>
      </w:r>
    </w:p>
  </w:comment>
  <w:comment w:id="177" w:author="Melanie Spiller" w:date="2018-07-27T22:04:00Z" w:initials="MS">
    <w:p w14:paraId="190B735A" w14:textId="4F5F25BB" w:rsidR="001B1B4C" w:rsidRDefault="001B1B4C">
      <w:pPr>
        <w:pStyle w:val="CommentText"/>
      </w:pPr>
      <w:r>
        <w:rPr>
          <w:rStyle w:val="CommentReference"/>
        </w:rPr>
        <w:annotationRef/>
      </w:r>
      <w:r>
        <w:t>Do you mean .NET Core? Or just the core of the framework? (It’s a capitalization question.)</w:t>
      </w:r>
      <w:r w:rsidR="00D8578C">
        <w:t xml:space="preserve"> latter – leave as is</w:t>
      </w:r>
    </w:p>
  </w:comment>
  <w:comment w:id="310" w:author="Melanie Spiller" w:date="2018-07-27T22:28:00Z" w:initials="MS">
    <w:p w14:paraId="3971B387" w14:textId="7534DE93" w:rsidR="001B1B4C" w:rsidRDefault="001B1B4C">
      <w:pPr>
        <w:pStyle w:val="CommentText"/>
      </w:pPr>
      <w:r>
        <w:rPr>
          <w:rStyle w:val="CommentReference"/>
        </w:rPr>
        <w:annotationRef/>
      </w:r>
      <w:r>
        <w:t xml:space="preserve">Like what? If the next couple of sections (Dates, etc.) are the things that don’t work, make them in to a bulleted list with definitions. </w:t>
      </w:r>
    </w:p>
  </w:comment>
  <w:comment w:id="316" w:author="Melanie Spiller" w:date="2018-07-27T22:29:00Z" w:initials="MS">
    <w:p w14:paraId="257F6B1D" w14:textId="77777777" w:rsidR="001B1B4C" w:rsidRDefault="001B1B4C">
      <w:pPr>
        <w:pStyle w:val="CommentText"/>
      </w:pPr>
      <w:r>
        <w:rPr>
          <w:rStyle w:val="CommentReference"/>
        </w:rPr>
        <w:annotationRef/>
      </w:r>
      <w:r>
        <w:t xml:space="preserve">I can’t parse this bit. </w:t>
      </w:r>
    </w:p>
    <w:p w14:paraId="3E1046CA" w14:textId="1B992820" w:rsidR="001B1B4C" w:rsidRDefault="001B1B4C">
      <w:pPr>
        <w:pStyle w:val="CommentText"/>
      </w:pPr>
      <w:r>
        <w:t>Are we missing a noun, and maybe some wrong conjugations or something?</w:t>
      </w:r>
    </w:p>
  </w:comment>
  <w:comment w:id="320" w:author="Melanie Spiller" w:date="2018-07-27T22:30:00Z" w:initials="MS">
    <w:p w14:paraId="1FB4FA9E" w14:textId="17753D5C" w:rsidR="001B1B4C" w:rsidRDefault="001B1B4C">
      <w:pPr>
        <w:pStyle w:val="CommentText"/>
      </w:pPr>
      <w:r>
        <w:rPr>
          <w:rStyle w:val="CommentReference"/>
        </w:rPr>
        <w:annotationRef/>
      </w:r>
      <w:r>
        <w:t xml:space="preserve">Is this right? </w:t>
      </w:r>
    </w:p>
  </w:comment>
  <w:comment w:id="336" w:author="Melanie Spiller" w:date="2018-07-27T22:36:00Z" w:initials="MS">
    <w:p w14:paraId="2B83E954" w14:textId="25FC7F87" w:rsidR="001B1B4C" w:rsidRDefault="001B1B4C">
      <w:pPr>
        <w:pStyle w:val="CommentText"/>
      </w:pPr>
      <w:r>
        <w:rPr>
          <w:rStyle w:val="CommentReference"/>
        </w:rPr>
        <w:annotationRef/>
      </w:r>
      <w:r>
        <w:t>Please check spelling. You had two different ways of spelling this (</w:t>
      </w:r>
      <w:proofErr w:type="spellStart"/>
      <w:r>
        <w:t>Ooui</w:t>
      </w:r>
      <w:proofErr w:type="spellEnd"/>
      <w:r>
        <w:t xml:space="preserve"> and </w:t>
      </w:r>
      <w:proofErr w:type="spellStart"/>
      <w:r>
        <w:t>Ouii</w:t>
      </w:r>
      <w:proofErr w:type="spellEnd"/>
      <w:r>
        <w:t xml:space="preserve">), and I’m not convinced by my Google search that I’ve chosen the correct version. </w:t>
      </w:r>
    </w:p>
  </w:comment>
  <w:comment w:id="439" w:author="Melanie Spiller" w:date="2018-07-27T22:48:00Z" w:initials="MS">
    <w:p w14:paraId="3E5E5560" w14:textId="56E06842" w:rsidR="001B1B4C" w:rsidRDefault="001B1B4C">
      <w:pPr>
        <w:pStyle w:val="CommentText"/>
      </w:pPr>
      <w:r>
        <w:rPr>
          <w:rStyle w:val="CommentReference"/>
        </w:rPr>
        <w:annotationRef/>
      </w:r>
      <w:r>
        <w:t>Long line. Please break at 69 chars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9F04B2" w15:done="1"/>
  <w15:commentEx w15:paraId="40B88ECA" w15:done="1"/>
  <w15:commentEx w15:paraId="6AD88768" w15:done="1"/>
  <w15:commentEx w15:paraId="596B2590" w15:done="1"/>
  <w15:commentEx w15:paraId="2017E6CB" w15:done="0"/>
  <w15:commentEx w15:paraId="285A1128" w15:done="1"/>
  <w15:commentEx w15:paraId="48C82377" w15:done="1"/>
  <w15:commentEx w15:paraId="02E7279D" w15:done="1"/>
  <w15:commentEx w15:paraId="62693C72" w15:paraIdParent="02E7279D" w15:done="1"/>
  <w15:commentEx w15:paraId="50576115" w15:done="1"/>
  <w15:commentEx w15:paraId="23D59E80" w15:done="1"/>
  <w15:commentEx w15:paraId="424A5C20" w15:done="1"/>
  <w15:commentEx w15:paraId="5B87E4DD" w15:done="1"/>
  <w15:commentEx w15:paraId="3E00EFC9" w15:done="1"/>
  <w15:commentEx w15:paraId="21712593" w15:done="1"/>
  <w15:commentEx w15:paraId="190B735A" w15:done="1"/>
  <w15:commentEx w15:paraId="3971B387" w15:done="1"/>
  <w15:commentEx w15:paraId="3E1046CA" w15:done="0"/>
  <w15:commentEx w15:paraId="1FB4FA9E" w15:done="1"/>
  <w15:commentEx w15:paraId="2B83E954" w15:done="1"/>
  <w15:commentEx w15:paraId="3E5E55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9F04B2" w16cid:durableId="1F05A1AD"/>
  <w16cid:commentId w16cid:paraId="40B88ECA" w16cid:durableId="1F05A227"/>
  <w16cid:commentId w16cid:paraId="6AD88768" w16cid:durableId="1F05A324"/>
  <w16cid:commentId w16cid:paraId="596B2590" w16cid:durableId="1F05ABAE"/>
  <w16cid:commentId w16cid:paraId="2017E6CB" w16cid:durableId="1F05EDFF"/>
  <w16cid:commentId w16cid:paraId="285A1128" w16cid:durableId="1F05EFF5"/>
  <w16cid:commentId w16cid:paraId="48C82377" w16cid:durableId="1F06002A"/>
  <w16cid:commentId w16cid:paraId="02E7279D" w16cid:durableId="1F0600AC"/>
  <w16cid:commentId w16cid:paraId="62693C72" w16cid:durableId="1F0897C1"/>
  <w16cid:commentId w16cid:paraId="50576115" w16cid:durableId="1F0600F1"/>
  <w16cid:commentId w16cid:paraId="23D59E80" w16cid:durableId="1F060426"/>
  <w16cid:commentId w16cid:paraId="424A5C20" w16cid:durableId="1F060458"/>
  <w16cid:commentId w16cid:paraId="5B87E4DD" w16cid:durableId="1F060BA2"/>
  <w16cid:commentId w16cid:paraId="3E00EFC9" w16cid:durableId="1F060F01"/>
  <w16cid:commentId w16cid:paraId="21712593" w16cid:durableId="1F06150D"/>
  <w16cid:commentId w16cid:paraId="190B735A" w16cid:durableId="1F061564"/>
  <w16cid:commentId w16cid:paraId="3971B387" w16cid:durableId="1F061AFA"/>
  <w16cid:commentId w16cid:paraId="3E1046CA" w16cid:durableId="1F061B5B"/>
  <w16cid:commentId w16cid:paraId="1FB4FA9E" w16cid:durableId="1F061B8E"/>
  <w16cid:commentId w16cid:paraId="2B83E954" w16cid:durableId="1F061CE0"/>
  <w16cid:commentId w16cid:paraId="3E5E5560" w16cid:durableId="1F061F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86A2EC"/>
    <w:multiLevelType w:val="multilevel"/>
    <w:tmpl w:val="9724C1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EC022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12782DC"/>
    <w:multiLevelType w:val="multilevel"/>
    <w:tmpl w:val="750E35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826AF4"/>
    <w:multiLevelType w:val="hybridMultilevel"/>
    <w:tmpl w:val="CEEE0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84577"/>
    <w:multiLevelType w:val="hybridMultilevel"/>
    <w:tmpl w:val="691EFD7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60C04"/>
    <w:multiLevelType w:val="hybridMultilevel"/>
    <w:tmpl w:val="66400C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1247A"/>
    <w:multiLevelType w:val="multilevel"/>
    <w:tmpl w:val="E5406F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9D126A"/>
    <w:multiLevelType w:val="multilevel"/>
    <w:tmpl w:val="3CBE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9193007"/>
    <w:multiLevelType w:val="hybridMultilevel"/>
    <w:tmpl w:val="B7AE0BB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B3C97"/>
    <w:multiLevelType w:val="hybridMultilevel"/>
    <w:tmpl w:val="719A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66DBD"/>
    <w:multiLevelType w:val="hybridMultilevel"/>
    <w:tmpl w:val="68CE1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691CD5"/>
    <w:multiLevelType w:val="multilevel"/>
    <w:tmpl w:val="7CA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BF19A2"/>
    <w:multiLevelType w:val="hybridMultilevel"/>
    <w:tmpl w:val="1E30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C96D73"/>
    <w:multiLevelType w:val="multilevel"/>
    <w:tmpl w:val="36B4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37A62"/>
    <w:multiLevelType w:val="hybridMultilevel"/>
    <w:tmpl w:val="32E4AB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13"/>
  </w:num>
  <w:num w:numId="5">
    <w:abstractNumId w:val="6"/>
  </w:num>
  <w:num w:numId="6">
    <w:abstractNumId w:val="4"/>
  </w:num>
  <w:num w:numId="7">
    <w:abstractNumId w:val="5"/>
  </w:num>
  <w:num w:numId="8">
    <w:abstractNumId w:val="12"/>
  </w:num>
  <w:num w:numId="9">
    <w:abstractNumId w:val="7"/>
  </w:num>
  <w:num w:numId="10">
    <w:abstractNumId w:val="11"/>
  </w:num>
  <w:num w:numId="11">
    <w:abstractNumId w:val="15"/>
  </w:num>
  <w:num w:numId="12">
    <w:abstractNumId w:val="16"/>
  </w:num>
  <w:num w:numId="13">
    <w:abstractNumId w:val="14"/>
  </w:num>
  <w:num w:numId="14">
    <w:abstractNumId w:val="17"/>
  </w:num>
  <w:num w:numId="15">
    <w:abstractNumId w:val="9"/>
  </w:num>
  <w:num w:numId="16">
    <w:abstractNumId w:val="1"/>
  </w:num>
  <w:num w:numId="17">
    <w:abstractNumId w:val="2"/>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anie Spiller">
    <w15:presenceInfo w15:providerId="Windows Live" w15:userId="c89ccdb20427d9c3"/>
  </w15:person>
  <w15:person w15:author="Rick Strahl">
    <w15:presenceInfo w15:providerId="Windows Live" w15:userId="f10c4139410024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777"/>
    <w:rsid w:val="00000979"/>
    <w:rsid w:val="00000AF7"/>
    <w:rsid w:val="000047B2"/>
    <w:rsid w:val="00005616"/>
    <w:rsid w:val="00005ED2"/>
    <w:rsid w:val="000064D0"/>
    <w:rsid w:val="000071D2"/>
    <w:rsid w:val="0000726C"/>
    <w:rsid w:val="00007467"/>
    <w:rsid w:val="00013DDC"/>
    <w:rsid w:val="000155E4"/>
    <w:rsid w:val="00015ADA"/>
    <w:rsid w:val="000162DB"/>
    <w:rsid w:val="00021AA2"/>
    <w:rsid w:val="000221EB"/>
    <w:rsid w:val="00022A27"/>
    <w:rsid w:val="00022DEF"/>
    <w:rsid w:val="00024DA1"/>
    <w:rsid w:val="000258B5"/>
    <w:rsid w:val="000258BA"/>
    <w:rsid w:val="00025D0E"/>
    <w:rsid w:val="000346C6"/>
    <w:rsid w:val="00036E65"/>
    <w:rsid w:val="000372CC"/>
    <w:rsid w:val="000379FE"/>
    <w:rsid w:val="0004289B"/>
    <w:rsid w:val="000436D8"/>
    <w:rsid w:val="000460A1"/>
    <w:rsid w:val="00047331"/>
    <w:rsid w:val="00050D6A"/>
    <w:rsid w:val="00051EED"/>
    <w:rsid w:val="00055844"/>
    <w:rsid w:val="00056B4C"/>
    <w:rsid w:val="0005776D"/>
    <w:rsid w:val="00064D67"/>
    <w:rsid w:val="00064FE9"/>
    <w:rsid w:val="00067040"/>
    <w:rsid w:val="0007080B"/>
    <w:rsid w:val="00070931"/>
    <w:rsid w:val="00071438"/>
    <w:rsid w:val="00071973"/>
    <w:rsid w:val="00072D63"/>
    <w:rsid w:val="00073923"/>
    <w:rsid w:val="00073D1E"/>
    <w:rsid w:val="00077F1B"/>
    <w:rsid w:val="000813C3"/>
    <w:rsid w:val="000833B5"/>
    <w:rsid w:val="000860DD"/>
    <w:rsid w:val="00087A5A"/>
    <w:rsid w:val="00092048"/>
    <w:rsid w:val="00092C48"/>
    <w:rsid w:val="000955D1"/>
    <w:rsid w:val="00095FC7"/>
    <w:rsid w:val="00096908"/>
    <w:rsid w:val="000A012D"/>
    <w:rsid w:val="000A1B05"/>
    <w:rsid w:val="000A2736"/>
    <w:rsid w:val="000A27C0"/>
    <w:rsid w:val="000A55CF"/>
    <w:rsid w:val="000A6CAF"/>
    <w:rsid w:val="000B4474"/>
    <w:rsid w:val="000B558E"/>
    <w:rsid w:val="000C025C"/>
    <w:rsid w:val="000C14B7"/>
    <w:rsid w:val="000C172D"/>
    <w:rsid w:val="000C2580"/>
    <w:rsid w:val="000D0421"/>
    <w:rsid w:val="000D1E24"/>
    <w:rsid w:val="000D2181"/>
    <w:rsid w:val="000D2DCE"/>
    <w:rsid w:val="000D3684"/>
    <w:rsid w:val="000D3CF6"/>
    <w:rsid w:val="000D75EF"/>
    <w:rsid w:val="000E00E6"/>
    <w:rsid w:val="000E05EE"/>
    <w:rsid w:val="000E2D63"/>
    <w:rsid w:val="000E45DA"/>
    <w:rsid w:val="000E5E87"/>
    <w:rsid w:val="000E6779"/>
    <w:rsid w:val="000E6B62"/>
    <w:rsid w:val="000E6BF5"/>
    <w:rsid w:val="000E6D78"/>
    <w:rsid w:val="000E7BB4"/>
    <w:rsid w:val="000F25C1"/>
    <w:rsid w:val="000F3290"/>
    <w:rsid w:val="000F38D0"/>
    <w:rsid w:val="000F38D5"/>
    <w:rsid w:val="000F527B"/>
    <w:rsid w:val="00102932"/>
    <w:rsid w:val="00103951"/>
    <w:rsid w:val="001053AB"/>
    <w:rsid w:val="001054A2"/>
    <w:rsid w:val="00110368"/>
    <w:rsid w:val="00110CA7"/>
    <w:rsid w:val="0011235E"/>
    <w:rsid w:val="00115CE9"/>
    <w:rsid w:val="00116664"/>
    <w:rsid w:val="00116847"/>
    <w:rsid w:val="00116F9B"/>
    <w:rsid w:val="0013205F"/>
    <w:rsid w:val="001345F6"/>
    <w:rsid w:val="00134887"/>
    <w:rsid w:val="001363C9"/>
    <w:rsid w:val="001371AF"/>
    <w:rsid w:val="00137413"/>
    <w:rsid w:val="00140136"/>
    <w:rsid w:val="0014151A"/>
    <w:rsid w:val="001504EF"/>
    <w:rsid w:val="00152638"/>
    <w:rsid w:val="00153113"/>
    <w:rsid w:val="00156532"/>
    <w:rsid w:val="00157F28"/>
    <w:rsid w:val="00161124"/>
    <w:rsid w:val="00162C62"/>
    <w:rsid w:val="00163395"/>
    <w:rsid w:val="001644B6"/>
    <w:rsid w:val="00164D96"/>
    <w:rsid w:val="001666C8"/>
    <w:rsid w:val="0017110E"/>
    <w:rsid w:val="00171384"/>
    <w:rsid w:val="001725D6"/>
    <w:rsid w:val="00173BC3"/>
    <w:rsid w:val="001818C2"/>
    <w:rsid w:val="00183F8E"/>
    <w:rsid w:val="001854DB"/>
    <w:rsid w:val="001867B0"/>
    <w:rsid w:val="00194503"/>
    <w:rsid w:val="001968AD"/>
    <w:rsid w:val="001A00E1"/>
    <w:rsid w:val="001A0134"/>
    <w:rsid w:val="001A0B57"/>
    <w:rsid w:val="001A10E5"/>
    <w:rsid w:val="001A110F"/>
    <w:rsid w:val="001A38F5"/>
    <w:rsid w:val="001A390B"/>
    <w:rsid w:val="001A3E35"/>
    <w:rsid w:val="001A5078"/>
    <w:rsid w:val="001A666D"/>
    <w:rsid w:val="001A7B2D"/>
    <w:rsid w:val="001B1422"/>
    <w:rsid w:val="001B1B4C"/>
    <w:rsid w:val="001B1F1A"/>
    <w:rsid w:val="001B2139"/>
    <w:rsid w:val="001B4434"/>
    <w:rsid w:val="001B5F45"/>
    <w:rsid w:val="001C009D"/>
    <w:rsid w:val="001C25A3"/>
    <w:rsid w:val="001C31A2"/>
    <w:rsid w:val="001C324D"/>
    <w:rsid w:val="001D3F16"/>
    <w:rsid w:val="001D4F78"/>
    <w:rsid w:val="001D6F89"/>
    <w:rsid w:val="001E19A3"/>
    <w:rsid w:val="001E25F3"/>
    <w:rsid w:val="001E28EF"/>
    <w:rsid w:val="001E324D"/>
    <w:rsid w:val="001E334A"/>
    <w:rsid w:val="001E4D78"/>
    <w:rsid w:val="001E52F5"/>
    <w:rsid w:val="001F1D7F"/>
    <w:rsid w:val="001F499E"/>
    <w:rsid w:val="001F4A55"/>
    <w:rsid w:val="001F618B"/>
    <w:rsid w:val="001F649C"/>
    <w:rsid w:val="002019EF"/>
    <w:rsid w:val="002020B7"/>
    <w:rsid w:val="0020388C"/>
    <w:rsid w:val="0020537D"/>
    <w:rsid w:val="002058B3"/>
    <w:rsid w:val="002077DC"/>
    <w:rsid w:val="00211E4F"/>
    <w:rsid w:val="00213CB6"/>
    <w:rsid w:val="00213CF5"/>
    <w:rsid w:val="00213FFB"/>
    <w:rsid w:val="00215306"/>
    <w:rsid w:val="00215937"/>
    <w:rsid w:val="00220285"/>
    <w:rsid w:val="00221D3E"/>
    <w:rsid w:val="002250E6"/>
    <w:rsid w:val="00226103"/>
    <w:rsid w:val="00226D7A"/>
    <w:rsid w:val="00226E0F"/>
    <w:rsid w:val="0023098C"/>
    <w:rsid w:val="00234939"/>
    <w:rsid w:val="00234D76"/>
    <w:rsid w:val="0023665B"/>
    <w:rsid w:val="00242E95"/>
    <w:rsid w:val="00252412"/>
    <w:rsid w:val="002528B6"/>
    <w:rsid w:val="00252EED"/>
    <w:rsid w:val="00254D01"/>
    <w:rsid w:val="002603E5"/>
    <w:rsid w:val="0026054D"/>
    <w:rsid w:val="00260EB8"/>
    <w:rsid w:val="00261B1F"/>
    <w:rsid w:val="00267320"/>
    <w:rsid w:val="002675A4"/>
    <w:rsid w:val="00271A60"/>
    <w:rsid w:val="002722AB"/>
    <w:rsid w:val="002747AC"/>
    <w:rsid w:val="00274838"/>
    <w:rsid w:val="00277052"/>
    <w:rsid w:val="00277A0A"/>
    <w:rsid w:val="00277CB8"/>
    <w:rsid w:val="0028290F"/>
    <w:rsid w:val="0028414E"/>
    <w:rsid w:val="00285A05"/>
    <w:rsid w:val="00285E0B"/>
    <w:rsid w:val="0028667F"/>
    <w:rsid w:val="002877C2"/>
    <w:rsid w:val="0029019E"/>
    <w:rsid w:val="002930B1"/>
    <w:rsid w:val="00294D06"/>
    <w:rsid w:val="002954D9"/>
    <w:rsid w:val="00296A10"/>
    <w:rsid w:val="002A6ECE"/>
    <w:rsid w:val="002B02C0"/>
    <w:rsid w:val="002B0594"/>
    <w:rsid w:val="002B1C4F"/>
    <w:rsid w:val="002B3B09"/>
    <w:rsid w:val="002B5DFE"/>
    <w:rsid w:val="002B6216"/>
    <w:rsid w:val="002B6382"/>
    <w:rsid w:val="002B69DB"/>
    <w:rsid w:val="002B7D77"/>
    <w:rsid w:val="002C051C"/>
    <w:rsid w:val="002C0C80"/>
    <w:rsid w:val="002C321D"/>
    <w:rsid w:val="002C4C57"/>
    <w:rsid w:val="002C58C8"/>
    <w:rsid w:val="002C6505"/>
    <w:rsid w:val="002D34A4"/>
    <w:rsid w:val="002D50FD"/>
    <w:rsid w:val="002D7C45"/>
    <w:rsid w:val="002E1DCF"/>
    <w:rsid w:val="002E2B6A"/>
    <w:rsid w:val="002E3002"/>
    <w:rsid w:val="002E3A8F"/>
    <w:rsid w:val="002E5210"/>
    <w:rsid w:val="002E5B56"/>
    <w:rsid w:val="002E69EA"/>
    <w:rsid w:val="002F016A"/>
    <w:rsid w:val="002F10DC"/>
    <w:rsid w:val="002F12F5"/>
    <w:rsid w:val="002F312A"/>
    <w:rsid w:val="002F4119"/>
    <w:rsid w:val="002F4849"/>
    <w:rsid w:val="002F5641"/>
    <w:rsid w:val="002F6D64"/>
    <w:rsid w:val="003017B7"/>
    <w:rsid w:val="00302182"/>
    <w:rsid w:val="00302378"/>
    <w:rsid w:val="003051B2"/>
    <w:rsid w:val="00305470"/>
    <w:rsid w:val="003059F7"/>
    <w:rsid w:val="0030770E"/>
    <w:rsid w:val="00310C43"/>
    <w:rsid w:val="003111F0"/>
    <w:rsid w:val="0031157A"/>
    <w:rsid w:val="00311C25"/>
    <w:rsid w:val="003131C0"/>
    <w:rsid w:val="00314B67"/>
    <w:rsid w:val="00316740"/>
    <w:rsid w:val="00316759"/>
    <w:rsid w:val="00320A45"/>
    <w:rsid w:val="003230A1"/>
    <w:rsid w:val="00326763"/>
    <w:rsid w:val="00332901"/>
    <w:rsid w:val="003345EB"/>
    <w:rsid w:val="00334CC4"/>
    <w:rsid w:val="003353DD"/>
    <w:rsid w:val="00340BC5"/>
    <w:rsid w:val="00343441"/>
    <w:rsid w:val="0034490D"/>
    <w:rsid w:val="00346FE7"/>
    <w:rsid w:val="0034772F"/>
    <w:rsid w:val="0035051C"/>
    <w:rsid w:val="003521A4"/>
    <w:rsid w:val="00354686"/>
    <w:rsid w:val="0035646D"/>
    <w:rsid w:val="003571CF"/>
    <w:rsid w:val="003616BD"/>
    <w:rsid w:val="00361C5F"/>
    <w:rsid w:val="003652A9"/>
    <w:rsid w:val="00366DD7"/>
    <w:rsid w:val="00367DF7"/>
    <w:rsid w:val="00371DEC"/>
    <w:rsid w:val="003732E6"/>
    <w:rsid w:val="00374689"/>
    <w:rsid w:val="0037650E"/>
    <w:rsid w:val="003768D6"/>
    <w:rsid w:val="00380027"/>
    <w:rsid w:val="003809CE"/>
    <w:rsid w:val="00380BE9"/>
    <w:rsid w:val="003811D9"/>
    <w:rsid w:val="00382D6E"/>
    <w:rsid w:val="00385DED"/>
    <w:rsid w:val="0038686B"/>
    <w:rsid w:val="0039274B"/>
    <w:rsid w:val="003A637C"/>
    <w:rsid w:val="003A7164"/>
    <w:rsid w:val="003A7994"/>
    <w:rsid w:val="003B0C8C"/>
    <w:rsid w:val="003B1364"/>
    <w:rsid w:val="003B3DD3"/>
    <w:rsid w:val="003B6201"/>
    <w:rsid w:val="003B63CB"/>
    <w:rsid w:val="003C1BCC"/>
    <w:rsid w:val="003C2C7A"/>
    <w:rsid w:val="003C307B"/>
    <w:rsid w:val="003C419E"/>
    <w:rsid w:val="003C677E"/>
    <w:rsid w:val="003D1DB7"/>
    <w:rsid w:val="003D5129"/>
    <w:rsid w:val="003E071A"/>
    <w:rsid w:val="003E4A8B"/>
    <w:rsid w:val="003E60BA"/>
    <w:rsid w:val="003E7A7E"/>
    <w:rsid w:val="003F1C87"/>
    <w:rsid w:val="003F2742"/>
    <w:rsid w:val="003F297D"/>
    <w:rsid w:val="00401EF2"/>
    <w:rsid w:val="004021DF"/>
    <w:rsid w:val="00402E16"/>
    <w:rsid w:val="0040554B"/>
    <w:rsid w:val="00405F11"/>
    <w:rsid w:val="0040620F"/>
    <w:rsid w:val="00406DE2"/>
    <w:rsid w:val="00407EAC"/>
    <w:rsid w:val="00410306"/>
    <w:rsid w:val="00412070"/>
    <w:rsid w:val="0041545B"/>
    <w:rsid w:val="00415F4B"/>
    <w:rsid w:val="004161E5"/>
    <w:rsid w:val="00417229"/>
    <w:rsid w:val="00417276"/>
    <w:rsid w:val="00421803"/>
    <w:rsid w:val="0042252F"/>
    <w:rsid w:val="00425936"/>
    <w:rsid w:val="004276A5"/>
    <w:rsid w:val="0043181F"/>
    <w:rsid w:val="004319E6"/>
    <w:rsid w:val="00431E28"/>
    <w:rsid w:val="00433B5A"/>
    <w:rsid w:val="00435873"/>
    <w:rsid w:val="00436752"/>
    <w:rsid w:val="0043719F"/>
    <w:rsid w:val="0044024C"/>
    <w:rsid w:val="00440A8A"/>
    <w:rsid w:val="00440B9F"/>
    <w:rsid w:val="00441A21"/>
    <w:rsid w:val="00441DFE"/>
    <w:rsid w:val="0044240A"/>
    <w:rsid w:val="00442F71"/>
    <w:rsid w:val="004471B8"/>
    <w:rsid w:val="004510C7"/>
    <w:rsid w:val="0045277E"/>
    <w:rsid w:val="00455D8F"/>
    <w:rsid w:val="00456502"/>
    <w:rsid w:val="00456A5C"/>
    <w:rsid w:val="00461057"/>
    <w:rsid w:val="0046294F"/>
    <w:rsid w:val="0046371E"/>
    <w:rsid w:val="00464AB4"/>
    <w:rsid w:val="004650AB"/>
    <w:rsid w:val="00471184"/>
    <w:rsid w:val="0047166C"/>
    <w:rsid w:val="00472283"/>
    <w:rsid w:val="0047234E"/>
    <w:rsid w:val="004727AD"/>
    <w:rsid w:val="004727D9"/>
    <w:rsid w:val="004732E8"/>
    <w:rsid w:val="00480249"/>
    <w:rsid w:val="004802AC"/>
    <w:rsid w:val="00480AEF"/>
    <w:rsid w:val="00483DA6"/>
    <w:rsid w:val="00484CCF"/>
    <w:rsid w:val="00486206"/>
    <w:rsid w:val="00486309"/>
    <w:rsid w:val="00486BEC"/>
    <w:rsid w:val="00486DF9"/>
    <w:rsid w:val="004872D0"/>
    <w:rsid w:val="004876A5"/>
    <w:rsid w:val="00487E70"/>
    <w:rsid w:val="00490595"/>
    <w:rsid w:val="00497B40"/>
    <w:rsid w:val="004A042C"/>
    <w:rsid w:val="004A21A9"/>
    <w:rsid w:val="004A28B7"/>
    <w:rsid w:val="004A2ED1"/>
    <w:rsid w:val="004A385D"/>
    <w:rsid w:val="004A39AE"/>
    <w:rsid w:val="004A47E8"/>
    <w:rsid w:val="004A5987"/>
    <w:rsid w:val="004B0A76"/>
    <w:rsid w:val="004B1BA4"/>
    <w:rsid w:val="004B1BBD"/>
    <w:rsid w:val="004B5D09"/>
    <w:rsid w:val="004B5F66"/>
    <w:rsid w:val="004B7D2F"/>
    <w:rsid w:val="004C05FC"/>
    <w:rsid w:val="004C10A0"/>
    <w:rsid w:val="004C1249"/>
    <w:rsid w:val="004C196B"/>
    <w:rsid w:val="004C19F7"/>
    <w:rsid w:val="004C3B01"/>
    <w:rsid w:val="004C6610"/>
    <w:rsid w:val="004C70F0"/>
    <w:rsid w:val="004D2BEB"/>
    <w:rsid w:val="004D2D37"/>
    <w:rsid w:val="004D3A00"/>
    <w:rsid w:val="004D4768"/>
    <w:rsid w:val="004D602E"/>
    <w:rsid w:val="004E09E4"/>
    <w:rsid w:val="004E0ACF"/>
    <w:rsid w:val="004E1740"/>
    <w:rsid w:val="004E19A6"/>
    <w:rsid w:val="004E2B26"/>
    <w:rsid w:val="004E633C"/>
    <w:rsid w:val="004F3459"/>
    <w:rsid w:val="004F3A78"/>
    <w:rsid w:val="004F4679"/>
    <w:rsid w:val="004F599F"/>
    <w:rsid w:val="004F726F"/>
    <w:rsid w:val="00500883"/>
    <w:rsid w:val="00500EE6"/>
    <w:rsid w:val="00501FFB"/>
    <w:rsid w:val="0050353D"/>
    <w:rsid w:val="00510496"/>
    <w:rsid w:val="00510DBB"/>
    <w:rsid w:val="00515270"/>
    <w:rsid w:val="00523439"/>
    <w:rsid w:val="0052584B"/>
    <w:rsid w:val="005306AB"/>
    <w:rsid w:val="005349E7"/>
    <w:rsid w:val="00535538"/>
    <w:rsid w:val="0053554B"/>
    <w:rsid w:val="00535ECF"/>
    <w:rsid w:val="00536258"/>
    <w:rsid w:val="0053783E"/>
    <w:rsid w:val="00540D8D"/>
    <w:rsid w:val="00542042"/>
    <w:rsid w:val="00545442"/>
    <w:rsid w:val="00551A41"/>
    <w:rsid w:val="005525FD"/>
    <w:rsid w:val="005534D5"/>
    <w:rsid w:val="00553CCD"/>
    <w:rsid w:val="00554F3F"/>
    <w:rsid w:val="0056027B"/>
    <w:rsid w:val="00561481"/>
    <w:rsid w:val="0057059D"/>
    <w:rsid w:val="005707F0"/>
    <w:rsid w:val="005727FE"/>
    <w:rsid w:val="0057424D"/>
    <w:rsid w:val="005764DF"/>
    <w:rsid w:val="00580F7C"/>
    <w:rsid w:val="0058197B"/>
    <w:rsid w:val="00584D2E"/>
    <w:rsid w:val="0058560F"/>
    <w:rsid w:val="00586B92"/>
    <w:rsid w:val="00586D60"/>
    <w:rsid w:val="0058742D"/>
    <w:rsid w:val="00587F1A"/>
    <w:rsid w:val="005917E9"/>
    <w:rsid w:val="00591983"/>
    <w:rsid w:val="00593BFB"/>
    <w:rsid w:val="00593C3C"/>
    <w:rsid w:val="00594198"/>
    <w:rsid w:val="00594B57"/>
    <w:rsid w:val="00595848"/>
    <w:rsid w:val="00596928"/>
    <w:rsid w:val="005A0581"/>
    <w:rsid w:val="005A09E5"/>
    <w:rsid w:val="005A2BA3"/>
    <w:rsid w:val="005A4EAA"/>
    <w:rsid w:val="005A7D5B"/>
    <w:rsid w:val="005B158C"/>
    <w:rsid w:val="005B1B84"/>
    <w:rsid w:val="005B2819"/>
    <w:rsid w:val="005B2E76"/>
    <w:rsid w:val="005B4188"/>
    <w:rsid w:val="005B43B8"/>
    <w:rsid w:val="005B5210"/>
    <w:rsid w:val="005B5FF9"/>
    <w:rsid w:val="005B7B23"/>
    <w:rsid w:val="005C3B27"/>
    <w:rsid w:val="005C5934"/>
    <w:rsid w:val="005D0C59"/>
    <w:rsid w:val="005D0F8F"/>
    <w:rsid w:val="005D3040"/>
    <w:rsid w:val="005D46D0"/>
    <w:rsid w:val="005D7341"/>
    <w:rsid w:val="005E0242"/>
    <w:rsid w:val="005E1A45"/>
    <w:rsid w:val="005E1F88"/>
    <w:rsid w:val="005E24E4"/>
    <w:rsid w:val="005E2A4A"/>
    <w:rsid w:val="005E2B8E"/>
    <w:rsid w:val="005E2FD0"/>
    <w:rsid w:val="005E3FE5"/>
    <w:rsid w:val="005E4AB6"/>
    <w:rsid w:val="005E555A"/>
    <w:rsid w:val="005E5D94"/>
    <w:rsid w:val="005E7998"/>
    <w:rsid w:val="005F0D97"/>
    <w:rsid w:val="005F2005"/>
    <w:rsid w:val="005F336C"/>
    <w:rsid w:val="005F4716"/>
    <w:rsid w:val="005F474A"/>
    <w:rsid w:val="005F5957"/>
    <w:rsid w:val="006002DF"/>
    <w:rsid w:val="00601329"/>
    <w:rsid w:val="00601F5D"/>
    <w:rsid w:val="006029A0"/>
    <w:rsid w:val="00603A0E"/>
    <w:rsid w:val="006066F7"/>
    <w:rsid w:val="0060735B"/>
    <w:rsid w:val="00607956"/>
    <w:rsid w:val="00607A9C"/>
    <w:rsid w:val="00607F9E"/>
    <w:rsid w:val="00610486"/>
    <w:rsid w:val="006144C0"/>
    <w:rsid w:val="0062069B"/>
    <w:rsid w:val="00620F35"/>
    <w:rsid w:val="0062243F"/>
    <w:rsid w:val="00624CEC"/>
    <w:rsid w:val="006256B5"/>
    <w:rsid w:val="006259A6"/>
    <w:rsid w:val="00625ECE"/>
    <w:rsid w:val="00630ED4"/>
    <w:rsid w:val="00633164"/>
    <w:rsid w:val="00633BCA"/>
    <w:rsid w:val="00634932"/>
    <w:rsid w:val="0063724B"/>
    <w:rsid w:val="00641DEE"/>
    <w:rsid w:val="00642954"/>
    <w:rsid w:val="006434D3"/>
    <w:rsid w:val="006440CE"/>
    <w:rsid w:val="0064469D"/>
    <w:rsid w:val="00647416"/>
    <w:rsid w:val="00647D94"/>
    <w:rsid w:val="0065510E"/>
    <w:rsid w:val="0065623E"/>
    <w:rsid w:val="0065640F"/>
    <w:rsid w:val="0066128D"/>
    <w:rsid w:val="006627E0"/>
    <w:rsid w:val="006640FE"/>
    <w:rsid w:val="00665014"/>
    <w:rsid w:val="00665039"/>
    <w:rsid w:val="006660BB"/>
    <w:rsid w:val="00666EAE"/>
    <w:rsid w:val="0066777F"/>
    <w:rsid w:val="00673BB9"/>
    <w:rsid w:val="00676453"/>
    <w:rsid w:val="006824BD"/>
    <w:rsid w:val="00682A96"/>
    <w:rsid w:val="006833FA"/>
    <w:rsid w:val="00685397"/>
    <w:rsid w:val="00685EBF"/>
    <w:rsid w:val="00687095"/>
    <w:rsid w:val="00687D1C"/>
    <w:rsid w:val="0069018B"/>
    <w:rsid w:val="006904EC"/>
    <w:rsid w:val="00692CF4"/>
    <w:rsid w:val="006949BF"/>
    <w:rsid w:val="006952B4"/>
    <w:rsid w:val="006954D6"/>
    <w:rsid w:val="00696E8A"/>
    <w:rsid w:val="00697D3F"/>
    <w:rsid w:val="006A09DB"/>
    <w:rsid w:val="006A56FD"/>
    <w:rsid w:val="006A6DBD"/>
    <w:rsid w:val="006B0851"/>
    <w:rsid w:val="006B1289"/>
    <w:rsid w:val="006B18F6"/>
    <w:rsid w:val="006B3598"/>
    <w:rsid w:val="006B363B"/>
    <w:rsid w:val="006B4555"/>
    <w:rsid w:val="006B5553"/>
    <w:rsid w:val="006B5A53"/>
    <w:rsid w:val="006B69AD"/>
    <w:rsid w:val="006C271F"/>
    <w:rsid w:val="006C3BA2"/>
    <w:rsid w:val="006C79C3"/>
    <w:rsid w:val="006D0703"/>
    <w:rsid w:val="006D3F85"/>
    <w:rsid w:val="006D460E"/>
    <w:rsid w:val="006D4D63"/>
    <w:rsid w:val="006D6F17"/>
    <w:rsid w:val="006D7BBF"/>
    <w:rsid w:val="006E2B99"/>
    <w:rsid w:val="006E417F"/>
    <w:rsid w:val="006E56C7"/>
    <w:rsid w:val="006E6BF2"/>
    <w:rsid w:val="006F098B"/>
    <w:rsid w:val="006F2214"/>
    <w:rsid w:val="006F7C73"/>
    <w:rsid w:val="007001F8"/>
    <w:rsid w:val="007011F9"/>
    <w:rsid w:val="007012DB"/>
    <w:rsid w:val="007017DF"/>
    <w:rsid w:val="00701BE1"/>
    <w:rsid w:val="00702723"/>
    <w:rsid w:val="00703459"/>
    <w:rsid w:val="00703CA1"/>
    <w:rsid w:val="0071187A"/>
    <w:rsid w:val="00712E3E"/>
    <w:rsid w:val="00721BE3"/>
    <w:rsid w:val="007229C1"/>
    <w:rsid w:val="00723353"/>
    <w:rsid w:val="00724CE9"/>
    <w:rsid w:val="00725C4B"/>
    <w:rsid w:val="007318C3"/>
    <w:rsid w:val="007318E9"/>
    <w:rsid w:val="007328D0"/>
    <w:rsid w:val="0073362D"/>
    <w:rsid w:val="00733A48"/>
    <w:rsid w:val="00735ABB"/>
    <w:rsid w:val="00735FC9"/>
    <w:rsid w:val="00740327"/>
    <w:rsid w:val="00740339"/>
    <w:rsid w:val="00740CA1"/>
    <w:rsid w:val="00742B70"/>
    <w:rsid w:val="0074672B"/>
    <w:rsid w:val="00746DC7"/>
    <w:rsid w:val="00747917"/>
    <w:rsid w:val="007524CF"/>
    <w:rsid w:val="007524DF"/>
    <w:rsid w:val="00753D42"/>
    <w:rsid w:val="00755FD5"/>
    <w:rsid w:val="0075686B"/>
    <w:rsid w:val="00761F91"/>
    <w:rsid w:val="007672B6"/>
    <w:rsid w:val="00774FA4"/>
    <w:rsid w:val="007757BC"/>
    <w:rsid w:val="007774A4"/>
    <w:rsid w:val="00777B84"/>
    <w:rsid w:val="0078059E"/>
    <w:rsid w:val="0078133E"/>
    <w:rsid w:val="00783153"/>
    <w:rsid w:val="00786139"/>
    <w:rsid w:val="007938FA"/>
    <w:rsid w:val="00793F5F"/>
    <w:rsid w:val="0079402F"/>
    <w:rsid w:val="007944F7"/>
    <w:rsid w:val="00796CF7"/>
    <w:rsid w:val="00797961"/>
    <w:rsid w:val="007A01F4"/>
    <w:rsid w:val="007A3E22"/>
    <w:rsid w:val="007A4EB4"/>
    <w:rsid w:val="007A5DBA"/>
    <w:rsid w:val="007A6B18"/>
    <w:rsid w:val="007A757C"/>
    <w:rsid w:val="007A7F42"/>
    <w:rsid w:val="007B202E"/>
    <w:rsid w:val="007B2065"/>
    <w:rsid w:val="007B36B8"/>
    <w:rsid w:val="007B4C99"/>
    <w:rsid w:val="007B568B"/>
    <w:rsid w:val="007B6908"/>
    <w:rsid w:val="007C145F"/>
    <w:rsid w:val="007C37C5"/>
    <w:rsid w:val="007C4C4B"/>
    <w:rsid w:val="007C4FF4"/>
    <w:rsid w:val="007C5D52"/>
    <w:rsid w:val="007D0DE1"/>
    <w:rsid w:val="007D1A36"/>
    <w:rsid w:val="007D33D8"/>
    <w:rsid w:val="007D611D"/>
    <w:rsid w:val="007D7990"/>
    <w:rsid w:val="007E1CD3"/>
    <w:rsid w:val="007E1D08"/>
    <w:rsid w:val="007E2EB0"/>
    <w:rsid w:val="007E3B84"/>
    <w:rsid w:val="007E47B9"/>
    <w:rsid w:val="007E77CF"/>
    <w:rsid w:val="007F04B5"/>
    <w:rsid w:val="007F2666"/>
    <w:rsid w:val="007F4425"/>
    <w:rsid w:val="007F4906"/>
    <w:rsid w:val="007F5E6D"/>
    <w:rsid w:val="007F64AC"/>
    <w:rsid w:val="007F70F3"/>
    <w:rsid w:val="0080157C"/>
    <w:rsid w:val="00803344"/>
    <w:rsid w:val="008047CF"/>
    <w:rsid w:val="008120FB"/>
    <w:rsid w:val="00814404"/>
    <w:rsid w:val="008200BA"/>
    <w:rsid w:val="00821746"/>
    <w:rsid w:val="0082354D"/>
    <w:rsid w:val="00824E0E"/>
    <w:rsid w:val="00827090"/>
    <w:rsid w:val="0082715C"/>
    <w:rsid w:val="0082753A"/>
    <w:rsid w:val="00830EB8"/>
    <w:rsid w:val="008337BC"/>
    <w:rsid w:val="008352FF"/>
    <w:rsid w:val="008358AE"/>
    <w:rsid w:val="008378E3"/>
    <w:rsid w:val="00837BE7"/>
    <w:rsid w:val="008411B0"/>
    <w:rsid w:val="00841573"/>
    <w:rsid w:val="0084180B"/>
    <w:rsid w:val="008421F1"/>
    <w:rsid w:val="00842624"/>
    <w:rsid w:val="00842DC3"/>
    <w:rsid w:val="008440A1"/>
    <w:rsid w:val="00845BE0"/>
    <w:rsid w:val="00847C89"/>
    <w:rsid w:val="00851052"/>
    <w:rsid w:val="008543D0"/>
    <w:rsid w:val="00855B8A"/>
    <w:rsid w:val="00855EF3"/>
    <w:rsid w:val="0085662F"/>
    <w:rsid w:val="00870E23"/>
    <w:rsid w:val="008729E5"/>
    <w:rsid w:val="00876F1E"/>
    <w:rsid w:val="008817AF"/>
    <w:rsid w:val="00882007"/>
    <w:rsid w:val="0088479B"/>
    <w:rsid w:val="008856AD"/>
    <w:rsid w:val="00885D5D"/>
    <w:rsid w:val="00886936"/>
    <w:rsid w:val="008870A7"/>
    <w:rsid w:val="00890D8F"/>
    <w:rsid w:val="008914AC"/>
    <w:rsid w:val="00892338"/>
    <w:rsid w:val="008938EE"/>
    <w:rsid w:val="008963A3"/>
    <w:rsid w:val="00896F41"/>
    <w:rsid w:val="00897D2F"/>
    <w:rsid w:val="00897F14"/>
    <w:rsid w:val="008A0EDB"/>
    <w:rsid w:val="008A1A65"/>
    <w:rsid w:val="008A34A6"/>
    <w:rsid w:val="008A3634"/>
    <w:rsid w:val="008A3CB5"/>
    <w:rsid w:val="008B076A"/>
    <w:rsid w:val="008B403F"/>
    <w:rsid w:val="008B41D4"/>
    <w:rsid w:val="008B45D5"/>
    <w:rsid w:val="008C250E"/>
    <w:rsid w:val="008C3428"/>
    <w:rsid w:val="008C3D5B"/>
    <w:rsid w:val="008C48BE"/>
    <w:rsid w:val="008C4B02"/>
    <w:rsid w:val="008C5AD2"/>
    <w:rsid w:val="008C5E68"/>
    <w:rsid w:val="008C5FD1"/>
    <w:rsid w:val="008C7303"/>
    <w:rsid w:val="008D0AE3"/>
    <w:rsid w:val="008D42D5"/>
    <w:rsid w:val="008D6189"/>
    <w:rsid w:val="008D69F1"/>
    <w:rsid w:val="008D7FB9"/>
    <w:rsid w:val="008E2C7D"/>
    <w:rsid w:val="008E5BD5"/>
    <w:rsid w:val="008E7E37"/>
    <w:rsid w:val="008F185E"/>
    <w:rsid w:val="008F3544"/>
    <w:rsid w:val="008F44D4"/>
    <w:rsid w:val="00900CA0"/>
    <w:rsid w:val="0090202E"/>
    <w:rsid w:val="00902A72"/>
    <w:rsid w:val="00903277"/>
    <w:rsid w:val="00903342"/>
    <w:rsid w:val="00904D08"/>
    <w:rsid w:val="00905DCE"/>
    <w:rsid w:val="00906ACC"/>
    <w:rsid w:val="009138FA"/>
    <w:rsid w:val="009139A5"/>
    <w:rsid w:val="00913CDB"/>
    <w:rsid w:val="009146EB"/>
    <w:rsid w:val="00914D57"/>
    <w:rsid w:val="00914EC2"/>
    <w:rsid w:val="00915847"/>
    <w:rsid w:val="00915BF4"/>
    <w:rsid w:val="009170E0"/>
    <w:rsid w:val="009209BA"/>
    <w:rsid w:val="00920D44"/>
    <w:rsid w:val="00921E89"/>
    <w:rsid w:val="00922D94"/>
    <w:rsid w:val="009237E3"/>
    <w:rsid w:val="00924DA8"/>
    <w:rsid w:val="00925F8C"/>
    <w:rsid w:val="009270A0"/>
    <w:rsid w:val="00934D70"/>
    <w:rsid w:val="00937247"/>
    <w:rsid w:val="00941E18"/>
    <w:rsid w:val="00942689"/>
    <w:rsid w:val="00942C23"/>
    <w:rsid w:val="00943068"/>
    <w:rsid w:val="00943258"/>
    <w:rsid w:val="00943A98"/>
    <w:rsid w:val="00945982"/>
    <w:rsid w:val="00950E8C"/>
    <w:rsid w:val="0095623C"/>
    <w:rsid w:val="00956CB2"/>
    <w:rsid w:val="00957350"/>
    <w:rsid w:val="00957673"/>
    <w:rsid w:val="00960C6A"/>
    <w:rsid w:val="00960EF4"/>
    <w:rsid w:val="00962A47"/>
    <w:rsid w:val="00964324"/>
    <w:rsid w:val="009716C2"/>
    <w:rsid w:val="00972242"/>
    <w:rsid w:val="00976A95"/>
    <w:rsid w:val="0097714B"/>
    <w:rsid w:val="00980586"/>
    <w:rsid w:val="00982119"/>
    <w:rsid w:val="00982D6B"/>
    <w:rsid w:val="00984D32"/>
    <w:rsid w:val="009869DE"/>
    <w:rsid w:val="0098784D"/>
    <w:rsid w:val="009905AF"/>
    <w:rsid w:val="00994450"/>
    <w:rsid w:val="0099522A"/>
    <w:rsid w:val="00995BE7"/>
    <w:rsid w:val="00996665"/>
    <w:rsid w:val="00997B77"/>
    <w:rsid w:val="009A1296"/>
    <w:rsid w:val="009A16D8"/>
    <w:rsid w:val="009A2C0C"/>
    <w:rsid w:val="009A6D9F"/>
    <w:rsid w:val="009B2AAC"/>
    <w:rsid w:val="009B311C"/>
    <w:rsid w:val="009B516F"/>
    <w:rsid w:val="009B5179"/>
    <w:rsid w:val="009B5E47"/>
    <w:rsid w:val="009C1AD2"/>
    <w:rsid w:val="009C2825"/>
    <w:rsid w:val="009C2A57"/>
    <w:rsid w:val="009C64D4"/>
    <w:rsid w:val="009C6842"/>
    <w:rsid w:val="009D20D0"/>
    <w:rsid w:val="009D26F5"/>
    <w:rsid w:val="009D62CB"/>
    <w:rsid w:val="009D71EC"/>
    <w:rsid w:val="009D7766"/>
    <w:rsid w:val="009E1BFC"/>
    <w:rsid w:val="009E249C"/>
    <w:rsid w:val="009E28B8"/>
    <w:rsid w:val="009E297A"/>
    <w:rsid w:val="009E2A1A"/>
    <w:rsid w:val="009E2E5B"/>
    <w:rsid w:val="009E3EE5"/>
    <w:rsid w:val="009E4344"/>
    <w:rsid w:val="009E46DA"/>
    <w:rsid w:val="009E489B"/>
    <w:rsid w:val="009E6653"/>
    <w:rsid w:val="009E72A5"/>
    <w:rsid w:val="009E78A7"/>
    <w:rsid w:val="009F00FD"/>
    <w:rsid w:val="009F05E3"/>
    <w:rsid w:val="009F153C"/>
    <w:rsid w:val="009F205F"/>
    <w:rsid w:val="009F40A1"/>
    <w:rsid w:val="009F436F"/>
    <w:rsid w:val="009F5342"/>
    <w:rsid w:val="009F6714"/>
    <w:rsid w:val="00A02763"/>
    <w:rsid w:val="00A047DE"/>
    <w:rsid w:val="00A06A41"/>
    <w:rsid w:val="00A07D81"/>
    <w:rsid w:val="00A102BC"/>
    <w:rsid w:val="00A10341"/>
    <w:rsid w:val="00A10FB7"/>
    <w:rsid w:val="00A12EFB"/>
    <w:rsid w:val="00A141CC"/>
    <w:rsid w:val="00A14F70"/>
    <w:rsid w:val="00A171A8"/>
    <w:rsid w:val="00A23356"/>
    <w:rsid w:val="00A272A8"/>
    <w:rsid w:val="00A319C3"/>
    <w:rsid w:val="00A34496"/>
    <w:rsid w:val="00A352DE"/>
    <w:rsid w:val="00A36067"/>
    <w:rsid w:val="00A377A3"/>
    <w:rsid w:val="00A439C1"/>
    <w:rsid w:val="00A43C94"/>
    <w:rsid w:val="00A44C9C"/>
    <w:rsid w:val="00A45ECA"/>
    <w:rsid w:val="00A45F86"/>
    <w:rsid w:val="00A471E6"/>
    <w:rsid w:val="00A51347"/>
    <w:rsid w:val="00A517B1"/>
    <w:rsid w:val="00A523CA"/>
    <w:rsid w:val="00A53115"/>
    <w:rsid w:val="00A550A2"/>
    <w:rsid w:val="00A56058"/>
    <w:rsid w:val="00A603F4"/>
    <w:rsid w:val="00A6112C"/>
    <w:rsid w:val="00A6114B"/>
    <w:rsid w:val="00A613A0"/>
    <w:rsid w:val="00A6280F"/>
    <w:rsid w:val="00A62C15"/>
    <w:rsid w:val="00A6564A"/>
    <w:rsid w:val="00A67949"/>
    <w:rsid w:val="00A70CE8"/>
    <w:rsid w:val="00A70D0D"/>
    <w:rsid w:val="00A73093"/>
    <w:rsid w:val="00A73651"/>
    <w:rsid w:val="00A75A0E"/>
    <w:rsid w:val="00A77B98"/>
    <w:rsid w:val="00A805F6"/>
    <w:rsid w:val="00A854F4"/>
    <w:rsid w:val="00A866DA"/>
    <w:rsid w:val="00A91C1C"/>
    <w:rsid w:val="00A92DB6"/>
    <w:rsid w:val="00A93DF2"/>
    <w:rsid w:val="00A955CE"/>
    <w:rsid w:val="00A9662C"/>
    <w:rsid w:val="00A97562"/>
    <w:rsid w:val="00AA15F4"/>
    <w:rsid w:val="00AA1878"/>
    <w:rsid w:val="00AA362D"/>
    <w:rsid w:val="00AA37A3"/>
    <w:rsid w:val="00AA3CE3"/>
    <w:rsid w:val="00AA448F"/>
    <w:rsid w:val="00AA4CC6"/>
    <w:rsid w:val="00AA5403"/>
    <w:rsid w:val="00AA79B6"/>
    <w:rsid w:val="00AA79E8"/>
    <w:rsid w:val="00AA7DB3"/>
    <w:rsid w:val="00AB1950"/>
    <w:rsid w:val="00AB1A03"/>
    <w:rsid w:val="00AB2E49"/>
    <w:rsid w:val="00AB76DF"/>
    <w:rsid w:val="00AC0947"/>
    <w:rsid w:val="00AC0ADC"/>
    <w:rsid w:val="00AC1944"/>
    <w:rsid w:val="00AC49E0"/>
    <w:rsid w:val="00AC510B"/>
    <w:rsid w:val="00AC6534"/>
    <w:rsid w:val="00AC6C6F"/>
    <w:rsid w:val="00AC7404"/>
    <w:rsid w:val="00AD0D0D"/>
    <w:rsid w:val="00AD0EC2"/>
    <w:rsid w:val="00AD1C40"/>
    <w:rsid w:val="00AD2A9A"/>
    <w:rsid w:val="00AD3AC7"/>
    <w:rsid w:val="00AD455F"/>
    <w:rsid w:val="00AE02B2"/>
    <w:rsid w:val="00AE1D76"/>
    <w:rsid w:val="00AE2CDA"/>
    <w:rsid w:val="00AE3A5A"/>
    <w:rsid w:val="00AE4F6E"/>
    <w:rsid w:val="00AE579D"/>
    <w:rsid w:val="00AE6E35"/>
    <w:rsid w:val="00AF1788"/>
    <w:rsid w:val="00AF1C19"/>
    <w:rsid w:val="00AF2F56"/>
    <w:rsid w:val="00AF40AB"/>
    <w:rsid w:val="00AF7301"/>
    <w:rsid w:val="00AF79CF"/>
    <w:rsid w:val="00B018DD"/>
    <w:rsid w:val="00B04235"/>
    <w:rsid w:val="00B0535D"/>
    <w:rsid w:val="00B05BC4"/>
    <w:rsid w:val="00B06581"/>
    <w:rsid w:val="00B06B3A"/>
    <w:rsid w:val="00B07EAF"/>
    <w:rsid w:val="00B11A8D"/>
    <w:rsid w:val="00B141E7"/>
    <w:rsid w:val="00B220A1"/>
    <w:rsid w:val="00B2286E"/>
    <w:rsid w:val="00B22A01"/>
    <w:rsid w:val="00B24872"/>
    <w:rsid w:val="00B255B2"/>
    <w:rsid w:val="00B26958"/>
    <w:rsid w:val="00B26DD8"/>
    <w:rsid w:val="00B336E6"/>
    <w:rsid w:val="00B33B9C"/>
    <w:rsid w:val="00B33FE4"/>
    <w:rsid w:val="00B34591"/>
    <w:rsid w:val="00B3505C"/>
    <w:rsid w:val="00B3640C"/>
    <w:rsid w:val="00B37FB8"/>
    <w:rsid w:val="00B40A6A"/>
    <w:rsid w:val="00B41ECB"/>
    <w:rsid w:val="00B41F79"/>
    <w:rsid w:val="00B42001"/>
    <w:rsid w:val="00B42160"/>
    <w:rsid w:val="00B423D3"/>
    <w:rsid w:val="00B424D7"/>
    <w:rsid w:val="00B42F2B"/>
    <w:rsid w:val="00B460F1"/>
    <w:rsid w:val="00B465C2"/>
    <w:rsid w:val="00B476BA"/>
    <w:rsid w:val="00B52EB9"/>
    <w:rsid w:val="00B547E8"/>
    <w:rsid w:val="00B54AAD"/>
    <w:rsid w:val="00B557CF"/>
    <w:rsid w:val="00B56B4C"/>
    <w:rsid w:val="00B604AB"/>
    <w:rsid w:val="00B60D5C"/>
    <w:rsid w:val="00B62C31"/>
    <w:rsid w:val="00B63895"/>
    <w:rsid w:val="00B64700"/>
    <w:rsid w:val="00B64A89"/>
    <w:rsid w:val="00B653E8"/>
    <w:rsid w:val="00B65C6C"/>
    <w:rsid w:val="00B71D7B"/>
    <w:rsid w:val="00B733A5"/>
    <w:rsid w:val="00B74A5E"/>
    <w:rsid w:val="00B74FDC"/>
    <w:rsid w:val="00B75527"/>
    <w:rsid w:val="00B75E1C"/>
    <w:rsid w:val="00B81D66"/>
    <w:rsid w:val="00B827AA"/>
    <w:rsid w:val="00B8682B"/>
    <w:rsid w:val="00B86A9F"/>
    <w:rsid w:val="00B87A2A"/>
    <w:rsid w:val="00B93CD1"/>
    <w:rsid w:val="00B93FDA"/>
    <w:rsid w:val="00B951AE"/>
    <w:rsid w:val="00B9631E"/>
    <w:rsid w:val="00B97A5B"/>
    <w:rsid w:val="00BA2CDE"/>
    <w:rsid w:val="00BA59CD"/>
    <w:rsid w:val="00BA72D6"/>
    <w:rsid w:val="00BB111F"/>
    <w:rsid w:val="00BB43E5"/>
    <w:rsid w:val="00BB5969"/>
    <w:rsid w:val="00BB7635"/>
    <w:rsid w:val="00BB7F2B"/>
    <w:rsid w:val="00BC77DD"/>
    <w:rsid w:val="00BD045B"/>
    <w:rsid w:val="00BD1A73"/>
    <w:rsid w:val="00BD513B"/>
    <w:rsid w:val="00BD5498"/>
    <w:rsid w:val="00BD7865"/>
    <w:rsid w:val="00BD7ADE"/>
    <w:rsid w:val="00BE120F"/>
    <w:rsid w:val="00BE21B6"/>
    <w:rsid w:val="00BE21EC"/>
    <w:rsid w:val="00BE2624"/>
    <w:rsid w:val="00BE2648"/>
    <w:rsid w:val="00BE44D1"/>
    <w:rsid w:val="00BE739A"/>
    <w:rsid w:val="00BF06DF"/>
    <w:rsid w:val="00BF0A33"/>
    <w:rsid w:val="00BF1C4F"/>
    <w:rsid w:val="00BF21D4"/>
    <w:rsid w:val="00BF2F67"/>
    <w:rsid w:val="00BF426C"/>
    <w:rsid w:val="00BF614B"/>
    <w:rsid w:val="00BF7604"/>
    <w:rsid w:val="00C04055"/>
    <w:rsid w:val="00C0426B"/>
    <w:rsid w:val="00C043DD"/>
    <w:rsid w:val="00C0617E"/>
    <w:rsid w:val="00C06772"/>
    <w:rsid w:val="00C0686E"/>
    <w:rsid w:val="00C11310"/>
    <w:rsid w:val="00C13840"/>
    <w:rsid w:val="00C138A1"/>
    <w:rsid w:val="00C148FE"/>
    <w:rsid w:val="00C1500E"/>
    <w:rsid w:val="00C17183"/>
    <w:rsid w:val="00C20AD0"/>
    <w:rsid w:val="00C22BDD"/>
    <w:rsid w:val="00C24D76"/>
    <w:rsid w:val="00C25F2B"/>
    <w:rsid w:val="00C278E0"/>
    <w:rsid w:val="00C30051"/>
    <w:rsid w:val="00C30EA7"/>
    <w:rsid w:val="00C31A06"/>
    <w:rsid w:val="00C32A97"/>
    <w:rsid w:val="00C33141"/>
    <w:rsid w:val="00C33456"/>
    <w:rsid w:val="00C33623"/>
    <w:rsid w:val="00C34FDF"/>
    <w:rsid w:val="00C35A9B"/>
    <w:rsid w:val="00C35F41"/>
    <w:rsid w:val="00C400F6"/>
    <w:rsid w:val="00C41974"/>
    <w:rsid w:val="00C43B6C"/>
    <w:rsid w:val="00C43DEA"/>
    <w:rsid w:val="00C445E5"/>
    <w:rsid w:val="00C44DA6"/>
    <w:rsid w:val="00C4621C"/>
    <w:rsid w:val="00C519C2"/>
    <w:rsid w:val="00C5541C"/>
    <w:rsid w:val="00C558D0"/>
    <w:rsid w:val="00C55A0F"/>
    <w:rsid w:val="00C563CD"/>
    <w:rsid w:val="00C56A93"/>
    <w:rsid w:val="00C5734F"/>
    <w:rsid w:val="00C608B4"/>
    <w:rsid w:val="00C61524"/>
    <w:rsid w:val="00C62338"/>
    <w:rsid w:val="00C62C3A"/>
    <w:rsid w:val="00C63DFF"/>
    <w:rsid w:val="00C652FB"/>
    <w:rsid w:val="00C65ADD"/>
    <w:rsid w:val="00C65BC8"/>
    <w:rsid w:val="00C66602"/>
    <w:rsid w:val="00C676C8"/>
    <w:rsid w:val="00C73A58"/>
    <w:rsid w:val="00C7753F"/>
    <w:rsid w:val="00C81506"/>
    <w:rsid w:val="00C82488"/>
    <w:rsid w:val="00C86664"/>
    <w:rsid w:val="00C903C9"/>
    <w:rsid w:val="00C954D3"/>
    <w:rsid w:val="00C96772"/>
    <w:rsid w:val="00C97303"/>
    <w:rsid w:val="00CA0A17"/>
    <w:rsid w:val="00CA26B9"/>
    <w:rsid w:val="00CA2BC6"/>
    <w:rsid w:val="00CA50D0"/>
    <w:rsid w:val="00CA5974"/>
    <w:rsid w:val="00CA5B36"/>
    <w:rsid w:val="00CA5B63"/>
    <w:rsid w:val="00CA624B"/>
    <w:rsid w:val="00CA6CF1"/>
    <w:rsid w:val="00CA750B"/>
    <w:rsid w:val="00CA752A"/>
    <w:rsid w:val="00CB1F19"/>
    <w:rsid w:val="00CB1F97"/>
    <w:rsid w:val="00CB2F23"/>
    <w:rsid w:val="00CB371A"/>
    <w:rsid w:val="00CB42C8"/>
    <w:rsid w:val="00CB4981"/>
    <w:rsid w:val="00CB62CC"/>
    <w:rsid w:val="00CC0146"/>
    <w:rsid w:val="00CC2A82"/>
    <w:rsid w:val="00CC2E3C"/>
    <w:rsid w:val="00CC398F"/>
    <w:rsid w:val="00CC70BD"/>
    <w:rsid w:val="00CD295C"/>
    <w:rsid w:val="00CD42AD"/>
    <w:rsid w:val="00CD4832"/>
    <w:rsid w:val="00CD5B84"/>
    <w:rsid w:val="00CD63A0"/>
    <w:rsid w:val="00CD6BB3"/>
    <w:rsid w:val="00CD7A82"/>
    <w:rsid w:val="00CE3CD5"/>
    <w:rsid w:val="00CE4541"/>
    <w:rsid w:val="00CE74CF"/>
    <w:rsid w:val="00CE78C7"/>
    <w:rsid w:val="00CF0645"/>
    <w:rsid w:val="00CF3A03"/>
    <w:rsid w:val="00CF3E1E"/>
    <w:rsid w:val="00CF4C81"/>
    <w:rsid w:val="00CF4D50"/>
    <w:rsid w:val="00D00D13"/>
    <w:rsid w:val="00D0108B"/>
    <w:rsid w:val="00D026DD"/>
    <w:rsid w:val="00D041C0"/>
    <w:rsid w:val="00D07025"/>
    <w:rsid w:val="00D07207"/>
    <w:rsid w:val="00D072A0"/>
    <w:rsid w:val="00D15069"/>
    <w:rsid w:val="00D20F7F"/>
    <w:rsid w:val="00D2155D"/>
    <w:rsid w:val="00D22B1F"/>
    <w:rsid w:val="00D23B69"/>
    <w:rsid w:val="00D24BF3"/>
    <w:rsid w:val="00D2556A"/>
    <w:rsid w:val="00D25D22"/>
    <w:rsid w:val="00D26699"/>
    <w:rsid w:val="00D310D7"/>
    <w:rsid w:val="00D33070"/>
    <w:rsid w:val="00D33230"/>
    <w:rsid w:val="00D33849"/>
    <w:rsid w:val="00D33F76"/>
    <w:rsid w:val="00D432EC"/>
    <w:rsid w:val="00D43A22"/>
    <w:rsid w:val="00D43BB3"/>
    <w:rsid w:val="00D45BAA"/>
    <w:rsid w:val="00D500E0"/>
    <w:rsid w:val="00D51D66"/>
    <w:rsid w:val="00D52019"/>
    <w:rsid w:val="00D56B84"/>
    <w:rsid w:val="00D600B1"/>
    <w:rsid w:val="00D616CF"/>
    <w:rsid w:val="00D6276B"/>
    <w:rsid w:val="00D62EA8"/>
    <w:rsid w:val="00D6343E"/>
    <w:rsid w:val="00D639EB"/>
    <w:rsid w:val="00D65B74"/>
    <w:rsid w:val="00D66A36"/>
    <w:rsid w:val="00D70366"/>
    <w:rsid w:val="00D70E89"/>
    <w:rsid w:val="00D71419"/>
    <w:rsid w:val="00D768E7"/>
    <w:rsid w:val="00D76EA6"/>
    <w:rsid w:val="00D801E8"/>
    <w:rsid w:val="00D835A3"/>
    <w:rsid w:val="00D85585"/>
    <w:rsid w:val="00D8578C"/>
    <w:rsid w:val="00D85C7D"/>
    <w:rsid w:val="00D862B8"/>
    <w:rsid w:val="00D868FC"/>
    <w:rsid w:val="00D90D20"/>
    <w:rsid w:val="00D939C5"/>
    <w:rsid w:val="00D94867"/>
    <w:rsid w:val="00D94E00"/>
    <w:rsid w:val="00D9586C"/>
    <w:rsid w:val="00DA0770"/>
    <w:rsid w:val="00DA08A3"/>
    <w:rsid w:val="00DA1D1C"/>
    <w:rsid w:val="00DA4229"/>
    <w:rsid w:val="00DA5E0C"/>
    <w:rsid w:val="00DA624F"/>
    <w:rsid w:val="00DB292D"/>
    <w:rsid w:val="00DB6113"/>
    <w:rsid w:val="00DC3493"/>
    <w:rsid w:val="00DD2E14"/>
    <w:rsid w:val="00DD4AD8"/>
    <w:rsid w:val="00DE0E16"/>
    <w:rsid w:val="00DE49D4"/>
    <w:rsid w:val="00DE6087"/>
    <w:rsid w:val="00DE62B1"/>
    <w:rsid w:val="00DE7121"/>
    <w:rsid w:val="00DE7D76"/>
    <w:rsid w:val="00DF03DF"/>
    <w:rsid w:val="00DF306B"/>
    <w:rsid w:val="00DF3651"/>
    <w:rsid w:val="00DF55A1"/>
    <w:rsid w:val="00E00C31"/>
    <w:rsid w:val="00E0146D"/>
    <w:rsid w:val="00E01494"/>
    <w:rsid w:val="00E02C93"/>
    <w:rsid w:val="00E041F5"/>
    <w:rsid w:val="00E04622"/>
    <w:rsid w:val="00E05D5B"/>
    <w:rsid w:val="00E06514"/>
    <w:rsid w:val="00E11D6B"/>
    <w:rsid w:val="00E15032"/>
    <w:rsid w:val="00E15E17"/>
    <w:rsid w:val="00E17B55"/>
    <w:rsid w:val="00E337BF"/>
    <w:rsid w:val="00E33A85"/>
    <w:rsid w:val="00E34403"/>
    <w:rsid w:val="00E37654"/>
    <w:rsid w:val="00E40544"/>
    <w:rsid w:val="00E40FD7"/>
    <w:rsid w:val="00E41A20"/>
    <w:rsid w:val="00E42789"/>
    <w:rsid w:val="00E438F0"/>
    <w:rsid w:val="00E462C3"/>
    <w:rsid w:val="00E4636B"/>
    <w:rsid w:val="00E5065F"/>
    <w:rsid w:val="00E50BA7"/>
    <w:rsid w:val="00E5302D"/>
    <w:rsid w:val="00E54099"/>
    <w:rsid w:val="00E572E3"/>
    <w:rsid w:val="00E606E4"/>
    <w:rsid w:val="00E63BA5"/>
    <w:rsid w:val="00E63C59"/>
    <w:rsid w:val="00E640F3"/>
    <w:rsid w:val="00E6429D"/>
    <w:rsid w:val="00E6480A"/>
    <w:rsid w:val="00E64970"/>
    <w:rsid w:val="00E64C9F"/>
    <w:rsid w:val="00E65702"/>
    <w:rsid w:val="00E65EAA"/>
    <w:rsid w:val="00E7726A"/>
    <w:rsid w:val="00E83711"/>
    <w:rsid w:val="00E83716"/>
    <w:rsid w:val="00E8394C"/>
    <w:rsid w:val="00E8402E"/>
    <w:rsid w:val="00E843F9"/>
    <w:rsid w:val="00E84E38"/>
    <w:rsid w:val="00E873A9"/>
    <w:rsid w:val="00E87B12"/>
    <w:rsid w:val="00E90624"/>
    <w:rsid w:val="00E90B24"/>
    <w:rsid w:val="00E927D0"/>
    <w:rsid w:val="00E94217"/>
    <w:rsid w:val="00E9424A"/>
    <w:rsid w:val="00E958E6"/>
    <w:rsid w:val="00E95B1E"/>
    <w:rsid w:val="00EA0885"/>
    <w:rsid w:val="00EA1E8A"/>
    <w:rsid w:val="00EA2922"/>
    <w:rsid w:val="00EA343A"/>
    <w:rsid w:val="00EA41DE"/>
    <w:rsid w:val="00EA5E56"/>
    <w:rsid w:val="00EA6079"/>
    <w:rsid w:val="00EB0FB9"/>
    <w:rsid w:val="00EB12AC"/>
    <w:rsid w:val="00EB3DF7"/>
    <w:rsid w:val="00EB4F8A"/>
    <w:rsid w:val="00EB4FFA"/>
    <w:rsid w:val="00EB6315"/>
    <w:rsid w:val="00EB6723"/>
    <w:rsid w:val="00EB7188"/>
    <w:rsid w:val="00EB79BB"/>
    <w:rsid w:val="00EC0384"/>
    <w:rsid w:val="00EC2E73"/>
    <w:rsid w:val="00EC40FF"/>
    <w:rsid w:val="00ED2412"/>
    <w:rsid w:val="00ED2D89"/>
    <w:rsid w:val="00EE19ED"/>
    <w:rsid w:val="00EE303F"/>
    <w:rsid w:val="00EE3FFE"/>
    <w:rsid w:val="00EE6546"/>
    <w:rsid w:val="00EE7605"/>
    <w:rsid w:val="00EF2364"/>
    <w:rsid w:val="00EF2606"/>
    <w:rsid w:val="00EF3F3F"/>
    <w:rsid w:val="00EF74AF"/>
    <w:rsid w:val="00F01C00"/>
    <w:rsid w:val="00F03423"/>
    <w:rsid w:val="00F044E8"/>
    <w:rsid w:val="00F04AF0"/>
    <w:rsid w:val="00F0505E"/>
    <w:rsid w:val="00F0520B"/>
    <w:rsid w:val="00F0554C"/>
    <w:rsid w:val="00F06D68"/>
    <w:rsid w:val="00F07745"/>
    <w:rsid w:val="00F102FF"/>
    <w:rsid w:val="00F135C3"/>
    <w:rsid w:val="00F13F9F"/>
    <w:rsid w:val="00F144E3"/>
    <w:rsid w:val="00F14DFE"/>
    <w:rsid w:val="00F155CD"/>
    <w:rsid w:val="00F21649"/>
    <w:rsid w:val="00F22B8F"/>
    <w:rsid w:val="00F22DA0"/>
    <w:rsid w:val="00F2476C"/>
    <w:rsid w:val="00F27A01"/>
    <w:rsid w:val="00F27FF7"/>
    <w:rsid w:val="00F30100"/>
    <w:rsid w:val="00F305DB"/>
    <w:rsid w:val="00F30B69"/>
    <w:rsid w:val="00F32BF4"/>
    <w:rsid w:val="00F33EB9"/>
    <w:rsid w:val="00F34319"/>
    <w:rsid w:val="00F35A86"/>
    <w:rsid w:val="00F35B2F"/>
    <w:rsid w:val="00F37042"/>
    <w:rsid w:val="00F43FBA"/>
    <w:rsid w:val="00F45B74"/>
    <w:rsid w:val="00F52141"/>
    <w:rsid w:val="00F544E4"/>
    <w:rsid w:val="00F54C2C"/>
    <w:rsid w:val="00F561C6"/>
    <w:rsid w:val="00F56598"/>
    <w:rsid w:val="00F576CE"/>
    <w:rsid w:val="00F57E08"/>
    <w:rsid w:val="00F67838"/>
    <w:rsid w:val="00F70119"/>
    <w:rsid w:val="00F70533"/>
    <w:rsid w:val="00F713CE"/>
    <w:rsid w:val="00F7260F"/>
    <w:rsid w:val="00F73FD7"/>
    <w:rsid w:val="00F751A5"/>
    <w:rsid w:val="00F755E8"/>
    <w:rsid w:val="00F77EB6"/>
    <w:rsid w:val="00F81F2C"/>
    <w:rsid w:val="00F81FE8"/>
    <w:rsid w:val="00F82280"/>
    <w:rsid w:val="00F8348B"/>
    <w:rsid w:val="00F84366"/>
    <w:rsid w:val="00F84EF2"/>
    <w:rsid w:val="00F91596"/>
    <w:rsid w:val="00F91A86"/>
    <w:rsid w:val="00F93677"/>
    <w:rsid w:val="00F945EA"/>
    <w:rsid w:val="00FA4F2F"/>
    <w:rsid w:val="00FA6550"/>
    <w:rsid w:val="00FB15C0"/>
    <w:rsid w:val="00FB2EFA"/>
    <w:rsid w:val="00FB3971"/>
    <w:rsid w:val="00FB45F3"/>
    <w:rsid w:val="00FB4D82"/>
    <w:rsid w:val="00FB511E"/>
    <w:rsid w:val="00FB608B"/>
    <w:rsid w:val="00FC2B87"/>
    <w:rsid w:val="00FC477B"/>
    <w:rsid w:val="00FC4B36"/>
    <w:rsid w:val="00FC4F3A"/>
    <w:rsid w:val="00FC53C2"/>
    <w:rsid w:val="00FC55F2"/>
    <w:rsid w:val="00FC67EB"/>
    <w:rsid w:val="00FC6D49"/>
    <w:rsid w:val="00FD0113"/>
    <w:rsid w:val="00FD0217"/>
    <w:rsid w:val="00FD06ED"/>
    <w:rsid w:val="00FD0B05"/>
    <w:rsid w:val="00FD16AA"/>
    <w:rsid w:val="00FD1863"/>
    <w:rsid w:val="00FD18FC"/>
    <w:rsid w:val="00FD1E71"/>
    <w:rsid w:val="00FD2439"/>
    <w:rsid w:val="00FD2C1F"/>
    <w:rsid w:val="00FD39D4"/>
    <w:rsid w:val="00FD5B99"/>
    <w:rsid w:val="00FE1B72"/>
    <w:rsid w:val="00FE227C"/>
    <w:rsid w:val="00FE26F8"/>
    <w:rsid w:val="00FE2DDD"/>
    <w:rsid w:val="00FE324F"/>
    <w:rsid w:val="00FE3E81"/>
    <w:rsid w:val="00FE4185"/>
    <w:rsid w:val="00FE5D19"/>
    <w:rsid w:val="00FE6427"/>
    <w:rsid w:val="00FE77BB"/>
    <w:rsid w:val="00FF0142"/>
    <w:rsid w:val="00FF12B7"/>
    <w:rsid w:val="00FF3002"/>
    <w:rsid w:val="00FF3180"/>
    <w:rsid w:val="00FF403F"/>
    <w:rsid w:val="00FF4613"/>
    <w:rsid w:val="00FF4A9C"/>
    <w:rsid w:val="00FF4F65"/>
    <w:rsid w:val="00FF69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30697"/>
  <w15:docId w15:val="{89571547-04A2-4692-A672-044C89F2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10E"/>
    <w:rPr>
      <w:rFonts w:ascii="Verdana" w:hAnsi="Verdana"/>
    </w:rPr>
  </w:style>
  <w:style w:type="paragraph" w:styleId="Heading1">
    <w:name w:val="heading 1"/>
    <w:basedOn w:val="Normal"/>
    <w:next w:val="BodyText"/>
    <w:qFormat/>
    <w:rsid w:val="0065510E"/>
    <w:pPr>
      <w:keepNext/>
      <w:spacing w:before="240" w:after="60"/>
      <w:outlineLvl w:val="0"/>
    </w:pPr>
    <w:rPr>
      <w:rFonts w:ascii="Segoe UI Light" w:hAnsi="Segoe UI Light"/>
      <w:b/>
      <w:color w:val="000080"/>
      <w:kern w:val="32"/>
      <w:sz w:val="56"/>
    </w:rPr>
  </w:style>
  <w:style w:type="paragraph" w:styleId="Heading2">
    <w:name w:val="heading 2"/>
    <w:basedOn w:val="Normal"/>
    <w:next w:val="BodyText"/>
    <w:qFormat/>
    <w:rsid w:val="0065510E"/>
    <w:pPr>
      <w:keepNext/>
      <w:spacing w:before="240" w:after="60"/>
      <w:outlineLvl w:val="1"/>
    </w:pPr>
    <w:rPr>
      <w:rFonts w:ascii="Segoe UI Light" w:hAnsi="Segoe UI Light"/>
      <w:color w:val="CC0000"/>
      <w:sz w:val="40"/>
    </w:rPr>
  </w:style>
  <w:style w:type="paragraph" w:styleId="Heading3">
    <w:name w:val="heading 3"/>
    <w:basedOn w:val="Heading2"/>
    <w:next w:val="BodyText"/>
    <w:qFormat/>
    <w:rsid w:val="0065510E"/>
    <w:pPr>
      <w:outlineLvl w:val="2"/>
    </w:pPr>
    <w:rPr>
      <w:color w:val="538135"/>
      <w:sz w:val="36"/>
    </w:rPr>
  </w:style>
  <w:style w:type="paragraph" w:styleId="Heading4">
    <w:name w:val="heading 4"/>
    <w:basedOn w:val="Heading2"/>
    <w:next w:val="Normal"/>
    <w:rsid w:val="0065510E"/>
    <w:pPr>
      <w:outlineLvl w:val="3"/>
    </w:pPr>
  </w:style>
  <w:style w:type="paragraph" w:styleId="Heading5">
    <w:name w:val="heading 5"/>
    <w:basedOn w:val="Normal"/>
    <w:next w:val="BodyText"/>
    <w:link w:val="Heading5Char"/>
    <w:uiPriority w:val="9"/>
    <w:unhideWhenUsed/>
    <w:qFormat/>
    <w:rsid w:val="00116847"/>
    <w:pPr>
      <w:keepNext/>
      <w:keepLines/>
      <w:spacing w:before="200"/>
      <w:outlineLvl w:val="4"/>
    </w:pPr>
    <w:rPr>
      <w:rFonts w:asciiTheme="majorHAnsi" w:eastAsiaTheme="majorEastAsia" w:hAnsiTheme="majorHAnsi" w:cstheme="majorBidi"/>
      <w:i/>
      <w:iCs/>
      <w:color w:val="5B9BD5" w:themeColor="accent1"/>
      <w:sz w:val="24"/>
      <w:szCs w:val="24"/>
    </w:rPr>
  </w:style>
  <w:style w:type="paragraph" w:styleId="Heading6">
    <w:name w:val="heading 6"/>
    <w:basedOn w:val="Normal"/>
    <w:next w:val="BodyText"/>
    <w:link w:val="Heading6Char"/>
    <w:uiPriority w:val="9"/>
    <w:unhideWhenUsed/>
    <w:qFormat/>
    <w:rsid w:val="00116847"/>
    <w:pPr>
      <w:keepNext/>
      <w:keepLines/>
      <w:spacing w:before="200"/>
      <w:outlineLvl w:val="5"/>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1stSentence">
    <w:name w:val="Intro 1st Sentence"/>
    <w:basedOn w:val="Normal"/>
    <w:link w:val="Intro1stSentenceChar"/>
    <w:rsid w:val="0065510E"/>
    <w:pPr>
      <w:ind w:right="2707"/>
    </w:pPr>
    <w:rPr>
      <w:color w:val="993300"/>
      <w:sz w:val="24"/>
    </w:rPr>
  </w:style>
  <w:style w:type="paragraph" w:customStyle="1" w:styleId="FigureCaption">
    <w:name w:val="Figure Caption"/>
    <w:basedOn w:val="Normal"/>
    <w:next w:val="BodyText"/>
    <w:link w:val="FigureCaptionChar"/>
    <w:rsid w:val="0065510E"/>
    <w:rPr>
      <w:color w:val="1F497D"/>
    </w:rPr>
  </w:style>
  <w:style w:type="paragraph" w:customStyle="1" w:styleId="SideBar">
    <w:name w:val="SideBar"/>
    <w:basedOn w:val="Normal"/>
    <w:rsid w:val="0065510E"/>
    <w:pPr>
      <w:pBdr>
        <w:right w:val="single" w:sz="2" w:space="4" w:color="0000FF"/>
      </w:pBdr>
      <w:ind w:left="720" w:right="5760"/>
    </w:pPr>
    <w:rPr>
      <w:rFonts w:ascii="Calibri" w:hAnsi="Calibri"/>
      <w:color w:val="1F497D"/>
    </w:rPr>
  </w:style>
  <w:style w:type="paragraph" w:styleId="BodyText">
    <w:name w:val="Body Text"/>
    <w:basedOn w:val="Normal"/>
    <w:rsid w:val="0065510E"/>
    <w:pPr>
      <w:jc w:val="both"/>
    </w:pPr>
    <w:rPr>
      <w:rFonts w:ascii="Calibri" w:hAnsi="Calibri"/>
    </w:rPr>
  </w:style>
  <w:style w:type="paragraph" w:customStyle="1" w:styleId="FastFactsHeader">
    <w:name w:val="Fast Facts Header"/>
    <w:basedOn w:val="Normal"/>
    <w:rsid w:val="0065510E"/>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5510E"/>
    <w:pPr>
      <w:pBdr>
        <w:right w:val="single" w:sz="4" w:space="4" w:color="0000FF"/>
      </w:pBdr>
      <w:ind w:left="720" w:right="5760"/>
    </w:pPr>
    <w:rPr>
      <w:rFonts w:ascii="Calibri" w:hAnsi="Calibri"/>
      <w:b/>
      <w:color w:val="538135"/>
      <w:sz w:val="24"/>
    </w:rPr>
  </w:style>
  <w:style w:type="paragraph" w:customStyle="1" w:styleId="Bio">
    <w:name w:val="Bio"/>
    <w:basedOn w:val="AuthorName"/>
    <w:rsid w:val="0065510E"/>
    <w:rPr>
      <w:b w:val="0"/>
      <w:sz w:val="20"/>
    </w:rPr>
  </w:style>
  <w:style w:type="paragraph" w:customStyle="1" w:styleId="SidebarCaption">
    <w:name w:val="Sidebar Caption"/>
    <w:basedOn w:val="SideBar"/>
    <w:rsid w:val="0065510E"/>
    <w:rPr>
      <w:b/>
      <w:sz w:val="24"/>
    </w:rPr>
  </w:style>
  <w:style w:type="paragraph" w:customStyle="1" w:styleId="AuthorEmailandPhone">
    <w:name w:val="Author Email and Phone"/>
    <w:basedOn w:val="AuthorName"/>
    <w:rsid w:val="0065510E"/>
    <w:rPr>
      <w:b w:val="0"/>
      <w:sz w:val="20"/>
      <w:u w:val="single"/>
    </w:rPr>
  </w:style>
  <w:style w:type="paragraph" w:customStyle="1" w:styleId="PullQuote">
    <w:name w:val="PullQuote"/>
    <w:basedOn w:val="Normal"/>
    <w:rsid w:val="0065510E"/>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5510E"/>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5510E"/>
    <w:pPr>
      <w:shd w:val="clear" w:color="auto" w:fill="D9D9D9"/>
      <w:ind w:right="1872"/>
    </w:pPr>
  </w:style>
  <w:style w:type="paragraph" w:customStyle="1" w:styleId="CodeListingHeader">
    <w:name w:val="Code Listing Header"/>
    <w:basedOn w:val="CodeSnippet"/>
    <w:next w:val="CodeListing"/>
    <w:rsid w:val="0065510E"/>
    <w:pPr>
      <w:shd w:val="clear" w:color="auto" w:fill="0060A8"/>
      <w:ind w:right="1872"/>
    </w:pPr>
    <w:rPr>
      <w:rFonts w:ascii="Calibri" w:hAnsi="Calibri"/>
      <w:color w:val="FFFFFF"/>
      <w:sz w:val="24"/>
    </w:rPr>
  </w:style>
  <w:style w:type="paragraph" w:customStyle="1" w:styleId="FastFactsText">
    <w:name w:val="Fast Facts Text"/>
    <w:basedOn w:val="FastFactsHeader"/>
    <w:rsid w:val="0065510E"/>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5510E"/>
    <w:rPr>
      <w:bCs/>
      <w:color w:val="auto"/>
    </w:rPr>
  </w:style>
  <w:style w:type="character" w:customStyle="1" w:styleId="Intro1stSentenceChar">
    <w:name w:val="Intro 1st Sentence Char"/>
    <w:link w:val="Intro1stSentence"/>
    <w:rsid w:val="0065510E"/>
    <w:rPr>
      <w:rFonts w:ascii="Verdana" w:hAnsi="Verdana"/>
      <w:color w:val="993300"/>
      <w:sz w:val="24"/>
    </w:rPr>
  </w:style>
  <w:style w:type="character" w:customStyle="1" w:styleId="IntroremainingChar">
    <w:name w:val="Intro (remaining) Char"/>
    <w:link w:val="Introremaining"/>
    <w:rsid w:val="0065510E"/>
    <w:rPr>
      <w:rFonts w:ascii="Verdana" w:hAnsi="Verdana"/>
      <w:bCs/>
      <w:sz w:val="24"/>
    </w:rPr>
  </w:style>
  <w:style w:type="paragraph" w:customStyle="1" w:styleId="FigureCaptionBold">
    <w:name w:val="Figure Caption + Bold"/>
    <w:basedOn w:val="FigureCaption"/>
    <w:link w:val="FigureCaptionBoldChar"/>
    <w:rsid w:val="0065510E"/>
    <w:rPr>
      <w:b/>
      <w:bCs/>
      <w:iCs/>
    </w:rPr>
  </w:style>
  <w:style w:type="character" w:customStyle="1" w:styleId="FigureCaptionChar">
    <w:name w:val="Figure Caption Char"/>
    <w:link w:val="FigureCaption"/>
    <w:rsid w:val="0065510E"/>
    <w:rPr>
      <w:rFonts w:ascii="Verdana" w:hAnsi="Verdana"/>
      <w:color w:val="1F497D"/>
    </w:rPr>
  </w:style>
  <w:style w:type="character" w:customStyle="1" w:styleId="FigureCaptionBoldChar">
    <w:name w:val="Figure Caption + Bold Char"/>
    <w:link w:val="FigureCaptionBold"/>
    <w:rsid w:val="0065510E"/>
    <w:rPr>
      <w:rFonts w:ascii="Verdana" w:hAnsi="Verdana"/>
      <w:b/>
      <w:bCs/>
      <w:iCs/>
      <w:color w:val="1F497D"/>
    </w:rPr>
  </w:style>
  <w:style w:type="paragraph" w:customStyle="1" w:styleId="NumberedBodyText">
    <w:name w:val="Numbered Body Text"/>
    <w:basedOn w:val="BodyText"/>
    <w:rsid w:val="0065510E"/>
    <w:pPr>
      <w:numPr>
        <w:numId w:val="1"/>
      </w:numPr>
    </w:pPr>
  </w:style>
  <w:style w:type="paragraph" w:customStyle="1" w:styleId="BullettedBodyText">
    <w:name w:val="Bulletted Body Text"/>
    <w:basedOn w:val="BodyText"/>
    <w:rsid w:val="0065510E"/>
    <w:pPr>
      <w:numPr>
        <w:numId w:val="2"/>
      </w:numPr>
    </w:pPr>
  </w:style>
  <w:style w:type="character" w:styleId="Hyperlink">
    <w:name w:val="Hyperlink"/>
    <w:rsid w:val="0065510E"/>
    <w:rPr>
      <w:color w:val="0000FF"/>
      <w:u w:val="single"/>
    </w:rPr>
  </w:style>
  <w:style w:type="paragraph" w:customStyle="1" w:styleId="TableHeading">
    <w:name w:val="Table Heading"/>
    <w:basedOn w:val="Normal"/>
    <w:rsid w:val="0065510E"/>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5510E"/>
    <w:pPr>
      <w:shd w:val="clear" w:color="auto" w:fill="DCE6F2"/>
    </w:pPr>
    <w:rPr>
      <w:rFonts w:ascii="Calibri" w:hAnsi="Calibri"/>
    </w:rPr>
  </w:style>
  <w:style w:type="paragraph" w:customStyle="1" w:styleId="TableCaption">
    <w:name w:val="Table Caption"/>
    <w:basedOn w:val="FigureCaption"/>
    <w:rsid w:val="0065510E"/>
  </w:style>
  <w:style w:type="paragraph" w:styleId="BalloonText">
    <w:name w:val="Balloon Text"/>
    <w:basedOn w:val="Normal"/>
    <w:link w:val="BalloonTextChar"/>
    <w:uiPriority w:val="99"/>
    <w:semiHidden/>
    <w:unhideWhenUsed/>
    <w:rsid w:val="0065510E"/>
    <w:rPr>
      <w:rFonts w:ascii="Tahoma" w:hAnsi="Tahoma" w:cs="Tahoma"/>
      <w:sz w:val="16"/>
      <w:szCs w:val="16"/>
    </w:rPr>
  </w:style>
  <w:style w:type="character" w:customStyle="1" w:styleId="BalloonTextChar">
    <w:name w:val="Balloon Text Char"/>
    <w:link w:val="BalloonText"/>
    <w:uiPriority w:val="99"/>
    <w:semiHidden/>
    <w:rsid w:val="0065510E"/>
    <w:rPr>
      <w:rFonts w:ascii="Tahoma" w:hAnsi="Tahoma" w:cs="Tahoma"/>
      <w:sz w:val="16"/>
      <w:szCs w:val="16"/>
    </w:rPr>
  </w:style>
  <w:style w:type="paragraph" w:styleId="ListParagraph">
    <w:name w:val="List Paragraph"/>
    <w:basedOn w:val="Normal"/>
    <w:uiPriority w:val="34"/>
    <w:qFormat/>
    <w:rsid w:val="0065510E"/>
    <w:pPr>
      <w:ind w:left="720"/>
    </w:pPr>
  </w:style>
  <w:style w:type="table" w:styleId="TableGrid">
    <w:name w:val="Table Grid"/>
    <w:basedOn w:val="TableNormal"/>
    <w:uiPriority w:val="59"/>
    <w:rsid w:val="0065510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5510E"/>
    <w:rPr>
      <w:sz w:val="16"/>
      <w:szCs w:val="16"/>
    </w:rPr>
  </w:style>
  <w:style w:type="paragraph" w:styleId="CommentText">
    <w:name w:val="annotation text"/>
    <w:basedOn w:val="Normal"/>
    <w:link w:val="CommentTextChar"/>
    <w:uiPriority w:val="99"/>
    <w:unhideWhenUsed/>
    <w:rsid w:val="0065510E"/>
  </w:style>
  <w:style w:type="character" w:customStyle="1" w:styleId="CommentTextChar">
    <w:name w:val="Comment Text Char"/>
    <w:link w:val="CommentText"/>
    <w:uiPriority w:val="99"/>
    <w:rsid w:val="0065510E"/>
    <w:rPr>
      <w:rFonts w:ascii="Verdana" w:hAnsi="Verdana"/>
    </w:rPr>
  </w:style>
  <w:style w:type="paragraph" w:styleId="CommentSubject">
    <w:name w:val="annotation subject"/>
    <w:basedOn w:val="CommentText"/>
    <w:next w:val="CommentText"/>
    <w:link w:val="CommentSubjectChar"/>
    <w:uiPriority w:val="99"/>
    <w:semiHidden/>
    <w:unhideWhenUsed/>
    <w:rsid w:val="0065510E"/>
    <w:rPr>
      <w:b/>
      <w:bCs/>
    </w:rPr>
  </w:style>
  <w:style w:type="character" w:customStyle="1" w:styleId="CommentSubjectChar">
    <w:name w:val="Comment Subject Char"/>
    <w:link w:val="CommentSubject"/>
    <w:uiPriority w:val="99"/>
    <w:semiHidden/>
    <w:rsid w:val="0065510E"/>
    <w:rPr>
      <w:rFonts w:ascii="Verdana" w:hAnsi="Verdana"/>
      <w:b/>
      <w:bCs/>
    </w:rPr>
  </w:style>
  <w:style w:type="paragraph" w:customStyle="1" w:styleId="Figure">
    <w:name w:val="Figure"/>
    <w:basedOn w:val="BodyText"/>
    <w:next w:val="FigureCaption"/>
    <w:qFormat/>
    <w:rsid w:val="0065510E"/>
  </w:style>
  <w:style w:type="paragraph" w:styleId="Revision">
    <w:name w:val="Revision"/>
    <w:hidden/>
    <w:uiPriority w:val="99"/>
    <w:semiHidden/>
    <w:rsid w:val="0046371E"/>
    <w:rPr>
      <w:rFonts w:ascii="Verdana" w:hAnsi="Verdana"/>
    </w:rPr>
  </w:style>
  <w:style w:type="character" w:styleId="FollowedHyperlink">
    <w:name w:val="FollowedHyperlink"/>
    <w:basedOn w:val="DefaultParagraphFont"/>
    <w:uiPriority w:val="99"/>
    <w:semiHidden/>
    <w:unhideWhenUsed/>
    <w:rsid w:val="00A77B98"/>
    <w:rPr>
      <w:color w:val="954F72" w:themeColor="followedHyperlink"/>
      <w:u w:val="single"/>
    </w:rPr>
  </w:style>
  <w:style w:type="paragraph" w:styleId="NoSpacing">
    <w:name w:val="No Spacing"/>
    <w:uiPriority w:val="1"/>
    <w:qFormat/>
    <w:rsid w:val="008C3428"/>
    <w:rPr>
      <w:rFonts w:ascii="Verdana" w:hAnsi="Verdana"/>
    </w:rPr>
  </w:style>
  <w:style w:type="paragraph" w:customStyle="1" w:styleId="FirstParagraph">
    <w:name w:val="First Paragraph"/>
    <w:basedOn w:val="BodyText"/>
    <w:next w:val="BodyText"/>
    <w:qFormat/>
    <w:rsid w:val="005A0581"/>
    <w:pPr>
      <w:spacing w:before="180" w:after="180"/>
      <w:jc w:val="left"/>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FD39D4"/>
    <w:pPr>
      <w:spacing w:before="100" w:after="100"/>
      <w:jc w:val="left"/>
    </w:pPr>
    <w:rPr>
      <w:rFonts w:asciiTheme="majorHAnsi" w:eastAsiaTheme="majorEastAsia" w:hAnsiTheme="majorHAnsi" w:cstheme="majorBidi"/>
      <w:bCs/>
    </w:rPr>
  </w:style>
  <w:style w:type="paragraph" w:customStyle="1" w:styleId="Compact">
    <w:name w:val="Compact"/>
    <w:basedOn w:val="BodyText"/>
    <w:qFormat/>
    <w:rsid w:val="007E1D08"/>
    <w:pPr>
      <w:spacing w:before="36" w:after="36"/>
      <w:jc w:val="left"/>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E1D08"/>
    <w:rPr>
      <w:rFonts w:ascii="Consolas" w:hAnsi="Consolas"/>
      <w:sz w:val="22"/>
    </w:rPr>
  </w:style>
  <w:style w:type="paragraph" w:customStyle="1" w:styleId="SourceCode">
    <w:name w:val="Source Code"/>
    <w:basedOn w:val="Normal"/>
    <w:link w:val="VerbatimChar"/>
    <w:rsid w:val="007E1D08"/>
    <w:pPr>
      <w:wordWrap w:val="0"/>
      <w:spacing w:after="200"/>
    </w:pPr>
    <w:rPr>
      <w:rFonts w:ascii="Consolas" w:hAnsi="Consolas"/>
      <w:sz w:val="22"/>
    </w:rPr>
  </w:style>
  <w:style w:type="character" w:styleId="UnresolvedMention">
    <w:name w:val="Unresolved Mention"/>
    <w:basedOn w:val="DefaultParagraphFont"/>
    <w:uiPriority w:val="99"/>
    <w:semiHidden/>
    <w:unhideWhenUsed/>
    <w:rsid w:val="00AB76DF"/>
    <w:rPr>
      <w:color w:val="808080"/>
      <w:shd w:val="clear" w:color="auto" w:fill="E6E6E6"/>
    </w:rPr>
  </w:style>
  <w:style w:type="character" w:customStyle="1" w:styleId="KeywordTok">
    <w:name w:val="KeywordTok"/>
    <w:basedOn w:val="VerbatimChar"/>
    <w:rsid w:val="00C04055"/>
    <w:rPr>
      <w:rFonts w:ascii="Consolas" w:hAnsi="Consolas"/>
      <w:b/>
      <w:color w:val="007020"/>
      <w:sz w:val="22"/>
    </w:rPr>
  </w:style>
  <w:style w:type="character" w:customStyle="1" w:styleId="StringTok">
    <w:name w:val="StringTok"/>
    <w:basedOn w:val="VerbatimChar"/>
    <w:rsid w:val="00C04055"/>
    <w:rPr>
      <w:rFonts w:ascii="Consolas" w:hAnsi="Consolas"/>
      <w:color w:val="4070A0"/>
      <w:sz w:val="22"/>
    </w:rPr>
  </w:style>
  <w:style w:type="character" w:customStyle="1" w:styleId="OtherTok">
    <w:name w:val="OtherTok"/>
    <w:basedOn w:val="VerbatimChar"/>
    <w:rsid w:val="00C04055"/>
    <w:rPr>
      <w:rFonts w:ascii="Consolas" w:hAnsi="Consolas"/>
      <w:color w:val="007020"/>
      <w:sz w:val="22"/>
    </w:rPr>
  </w:style>
  <w:style w:type="character" w:customStyle="1" w:styleId="NormalTok">
    <w:name w:val="NormalTok"/>
    <w:basedOn w:val="VerbatimChar"/>
    <w:rsid w:val="00C04055"/>
    <w:rPr>
      <w:rFonts w:ascii="Consolas" w:hAnsi="Consolas"/>
      <w:sz w:val="22"/>
    </w:rPr>
  </w:style>
  <w:style w:type="paragraph" w:styleId="Title">
    <w:name w:val="Title"/>
    <w:basedOn w:val="Normal"/>
    <w:next w:val="BodyText"/>
    <w:link w:val="TitleChar"/>
    <w:qFormat/>
    <w:rsid w:val="00DD2E14"/>
    <w:pPr>
      <w:keepNext/>
      <w:keepLines/>
      <w:spacing w:before="480" w:after="240"/>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DD2E14"/>
    <w:rPr>
      <w:rFonts w:asciiTheme="majorHAnsi" w:eastAsiaTheme="majorEastAsia" w:hAnsiTheme="majorHAnsi" w:cstheme="majorBidi"/>
      <w:b/>
      <w:bCs/>
      <w:color w:val="2C6EAB" w:themeColor="accent1" w:themeShade="B5"/>
      <w:sz w:val="36"/>
      <w:szCs w:val="36"/>
    </w:rPr>
  </w:style>
  <w:style w:type="character" w:customStyle="1" w:styleId="DataTypeTok">
    <w:name w:val="DataTypeTok"/>
    <w:basedOn w:val="VerbatimChar"/>
    <w:rsid w:val="00DD2E14"/>
    <w:rPr>
      <w:rFonts w:ascii="Consolas" w:hAnsi="Consolas"/>
      <w:color w:val="902000"/>
      <w:sz w:val="22"/>
    </w:rPr>
  </w:style>
  <w:style w:type="character" w:customStyle="1" w:styleId="CommentTok">
    <w:name w:val="CommentTok"/>
    <w:basedOn w:val="VerbatimChar"/>
    <w:rsid w:val="00DD2E14"/>
    <w:rPr>
      <w:rFonts w:ascii="Consolas" w:hAnsi="Consolas"/>
      <w:i/>
      <w:color w:val="60A0B0"/>
      <w:sz w:val="22"/>
    </w:rPr>
  </w:style>
  <w:style w:type="character" w:customStyle="1" w:styleId="FunctionTok">
    <w:name w:val="FunctionTok"/>
    <w:basedOn w:val="VerbatimChar"/>
    <w:rsid w:val="00DD2E14"/>
    <w:rPr>
      <w:rFonts w:ascii="Consolas" w:hAnsi="Consolas"/>
      <w:color w:val="06287E"/>
      <w:sz w:val="22"/>
    </w:rPr>
  </w:style>
  <w:style w:type="character" w:customStyle="1" w:styleId="m6455941650576635545msohyperlink">
    <w:name w:val="m_6455941650576635545msohyperlink"/>
    <w:basedOn w:val="DefaultParagraphFont"/>
    <w:rsid w:val="00AD0EC2"/>
  </w:style>
  <w:style w:type="paragraph" w:styleId="NormalWeb">
    <w:name w:val="Normal (Web)"/>
    <w:basedOn w:val="Normal"/>
    <w:uiPriority w:val="99"/>
    <w:semiHidden/>
    <w:unhideWhenUsed/>
    <w:rsid w:val="00F135C3"/>
    <w:pPr>
      <w:spacing w:before="150" w:after="150"/>
    </w:pPr>
    <w:rPr>
      <w:rFonts w:ascii="Times New Roman" w:hAnsi="Times New Roman"/>
      <w:sz w:val="24"/>
      <w:szCs w:val="24"/>
      <w:lang w:eastAsia="ko-KR"/>
    </w:rPr>
  </w:style>
  <w:style w:type="character" w:styleId="Strong">
    <w:name w:val="Strong"/>
    <w:basedOn w:val="DefaultParagraphFont"/>
    <w:uiPriority w:val="22"/>
    <w:qFormat/>
    <w:rsid w:val="00E04622"/>
    <w:rPr>
      <w:b/>
      <w:bCs/>
    </w:rPr>
  </w:style>
  <w:style w:type="character" w:styleId="HTMLCode">
    <w:name w:val="HTML Code"/>
    <w:basedOn w:val="DefaultParagraphFont"/>
    <w:uiPriority w:val="99"/>
    <w:semiHidden/>
    <w:unhideWhenUsed/>
    <w:rsid w:val="007D1A36"/>
    <w:rPr>
      <w:rFonts w:ascii="Consolas" w:eastAsia="Times New Roman" w:hAnsi="Consolas" w:cs="Courier New" w:hint="default"/>
      <w:b/>
      <w:bCs/>
      <w:color w:val="555555"/>
      <w:sz w:val="22"/>
      <w:szCs w:val="22"/>
      <w:shd w:val="clear" w:color="auto" w:fill="EEEEEE"/>
    </w:rPr>
  </w:style>
  <w:style w:type="paragraph" w:styleId="HTMLPreformatted">
    <w:name w:val="HTML Preformatted"/>
    <w:basedOn w:val="Normal"/>
    <w:link w:val="HTMLPreformattedChar"/>
    <w:uiPriority w:val="99"/>
    <w:semiHidden/>
    <w:unhideWhenUsed/>
    <w:rsid w:val="007D1A36"/>
    <w:pPr>
      <w:pBdr>
        <w:top w:val="single" w:sz="6" w:space="0" w:color="C0C0C0"/>
        <w:left w:val="single" w:sz="6" w:space="0" w:color="C0C0C0"/>
        <w:bottom w:val="single" w:sz="6" w:space="0" w:color="C0C0C0"/>
        <w:right w:val="single" w:sz="6" w:space="0" w:color="C0C0C0"/>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after="105"/>
    </w:pPr>
    <w:rPr>
      <w:rFonts w:ascii="Consolas" w:hAnsi="Consolas" w:cs="Courier New"/>
      <w:color w:val="EEEEEE"/>
      <w:sz w:val="21"/>
      <w:szCs w:val="21"/>
      <w:lang w:eastAsia="ko-KR"/>
    </w:rPr>
  </w:style>
  <w:style w:type="character" w:customStyle="1" w:styleId="HTMLPreformattedChar">
    <w:name w:val="HTML Preformatted Char"/>
    <w:basedOn w:val="DefaultParagraphFont"/>
    <w:link w:val="HTMLPreformatted"/>
    <w:uiPriority w:val="99"/>
    <w:semiHidden/>
    <w:rsid w:val="007D1A36"/>
    <w:rPr>
      <w:rFonts w:ascii="Consolas" w:hAnsi="Consolas" w:cs="Courier New"/>
      <w:color w:val="EEEEEE"/>
      <w:sz w:val="21"/>
      <w:szCs w:val="21"/>
      <w:shd w:val="clear" w:color="auto" w:fill="333333"/>
      <w:lang w:eastAsia="ko-KR"/>
    </w:rPr>
  </w:style>
  <w:style w:type="character" w:customStyle="1" w:styleId="Heading5Char">
    <w:name w:val="Heading 5 Char"/>
    <w:basedOn w:val="DefaultParagraphFont"/>
    <w:link w:val="Heading5"/>
    <w:uiPriority w:val="9"/>
    <w:rsid w:val="00116847"/>
    <w:rPr>
      <w:rFonts w:asciiTheme="majorHAnsi" w:eastAsiaTheme="majorEastAsia" w:hAnsiTheme="majorHAnsi" w:cstheme="majorBidi"/>
      <w:i/>
      <w:iCs/>
      <w:color w:val="5B9BD5" w:themeColor="accent1"/>
      <w:sz w:val="24"/>
      <w:szCs w:val="24"/>
    </w:rPr>
  </w:style>
  <w:style w:type="character" w:customStyle="1" w:styleId="Heading6Char">
    <w:name w:val="Heading 6 Char"/>
    <w:basedOn w:val="DefaultParagraphFont"/>
    <w:link w:val="Heading6"/>
    <w:uiPriority w:val="9"/>
    <w:rsid w:val="00116847"/>
    <w:rPr>
      <w:rFonts w:asciiTheme="majorHAnsi" w:eastAsiaTheme="majorEastAsia" w:hAnsiTheme="majorHAnsi" w:cstheme="majorBidi"/>
      <w:color w:val="5B9BD5" w:themeColor="accent1"/>
      <w:sz w:val="24"/>
      <w:szCs w:val="24"/>
    </w:rPr>
  </w:style>
  <w:style w:type="paragraph" w:styleId="Subtitle">
    <w:name w:val="Subtitle"/>
    <w:basedOn w:val="Title"/>
    <w:next w:val="BodyText"/>
    <w:link w:val="SubtitleChar"/>
    <w:qFormat/>
    <w:rsid w:val="00116847"/>
    <w:pPr>
      <w:spacing w:before="240"/>
    </w:pPr>
    <w:rPr>
      <w:sz w:val="30"/>
      <w:szCs w:val="30"/>
    </w:rPr>
  </w:style>
  <w:style w:type="character" w:customStyle="1" w:styleId="SubtitleChar">
    <w:name w:val="Subtitle Char"/>
    <w:basedOn w:val="DefaultParagraphFont"/>
    <w:link w:val="Subtitle"/>
    <w:rsid w:val="00116847"/>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116847"/>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116847"/>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116847"/>
    <w:rPr>
      <w:rFonts w:asciiTheme="minorHAnsi" w:eastAsiaTheme="minorHAnsi" w:hAnsiTheme="minorHAnsi" w:cstheme="minorBidi"/>
      <w:sz w:val="24"/>
      <w:szCs w:val="24"/>
    </w:rPr>
  </w:style>
  <w:style w:type="paragraph" w:customStyle="1" w:styleId="Abstract">
    <w:name w:val="Abstract"/>
    <w:basedOn w:val="Normal"/>
    <w:next w:val="BodyText"/>
    <w:qFormat/>
    <w:rsid w:val="00116847"/>
    <w:pPr>
      <w:keepNext/>
      <w:keepLines/>
      <w:spacing w:before="300" w:after="300"/>
    </w:pPr>
    <w:rPr>
      <w:rFonts w:asciiTheme="minorHAnsi" w:eastAsiaTheme="minorHAnsi" w:hAnsiTheme="minorHAnsi" w:cstheme="minorBidi"/>
    </w:rPr>
  </w:style>
  <w:style w:type="paragraph" w:styleId="Bibliography">
    <w:name w:val="Bibliography"/>
    <w:basedOn w:val="Normal"/>
    <w:qFormat/>
    <w:rsid w:val="00116847"/>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116847"/>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116847"/>
    <w:rPr>
      <w:rFonts w:asciiTheme="minorHAnsi" w:eastAsiaTheme="minorHAnsi" w:hAnsiTheme="minorHAnsi" w:cstheme="minorBidi"/>
      <w:sz w:val="24"/>
      <w:szCs w:val="24"/>
    </w:rPr>
  </w:style>
  <w:style w:type="paragraph" w:customStyle="1" w:styleId="DefinitionTerm">
    <w:name w:val="Definition Term"/>
    <w:basedOn w:val="Normal"/>
    <w:next w:val="Definition"/>
    <w:rsid w:val="00116847"/>
    <w:pPr>
      <w:keepNext/>
      <w:keepLines/>
    </w:pPr>
    <w:rPr>
      <w:rFonts w:asciiTheme="minorHAnsi" w:eastAsiaTheme="minorHAnsi" w:hAnsiTheme="minorHAnsi" w:cstheme="minorBidi"/>
      <w:b/>
      <w:sz w:val="24"/>
      <w:szCs w:val="24"/>
    </w:rPr>
  </w:style>
  <w:style w:type="paragraph" w:customStyle="1" w:styleId="Definition">
    <w:name w:val="Definition"/>
    <w:basedOn w:val="Normal"/>
    <w:rsid w:val="00116847"/>
    <w:pPr>
      <w:spacing w:after="200"/>
    </w:pPr>
    <w:rPr>
      <w:rFonts w:asciiTheme="minorHAnsi" w:eastAsiaTheme="minorHAnsi" w:hAnsiTheme="minorHAnsi" w:cstheme="minorBidi"/>
      <w:sz w:val="24"/>
      <w:szCs w:val="24"/>
    </w:rPr>
  </w:style>
  <w:style w:type="paragraph" w:styleId="Caption">
    <w:name w:val="caption"/>
    <w:basedOn w:val="Normal"/>
    <w:link w:val="CaptionChar"/>
    <w:rsid w:val="00116847"/>
    <w:pPr>
      <w:spacing w:after="120"/>
    </w:pPr>
    <w:rPr>
      <w:rFonts w:asciiTheme="minorHAnsi" w:eastAsiaTheme="minorHAnsi" w:hAnsiTheme="minorHAnsi" w:cstheme="minorBidi"/>
      <w:i/>
      <w:sz w:val="24"/>
      <w:szCs w:val="24"/>
    </w:rPr>
  </w:style>
  <w:style w:type="paragraph" w:customStyle="1" w:styleId="ImageCaption">
    <w:name w:val="Image Caption"/>
    <w:basedOn w:val="Caption"/>
    <w:rsid w:val="00116847"/>
  </w:style>
  <w:style w:type="paragraph" w:customStyle="1" w:styleId="FigurewithCaption">
    <w:name w:val="Figure with Caption"/>
    <w:basedOn w:val="Figure"/>
    <w:rsid w:val="00116847"/>
    <w:pPr>
      <w:keepNext/>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116847"/>
    <w:rPr>
      <w:rFonts w:asciiTheme="minorHAnsi" w:eastAsiaTheme="minorHAnsi" w:hAnsiTheme="minorHAnsi" w:cstheme="minorBidi"/>
      <w:i/>
      <w:sz w:val="24"/>
      <w:szCs w:val="24"/>
    </w:rPr>
  </w:style>
  <w:style w:type="character" w:styleId="FootnoteReference">
    <w:name w:val="footnote reference"/>
    <w:basedOn w:val="CaptionChar"/>
    <w:rsid w:val="00116847"/>
    <w:rPr>
      <w:rFonts w:asciiTheme="minorHAnsi" w:eastAsiaTheme="minorHAnsi" w:hAnsiTheme="minorHAnsi" w:cstheme="minorBidi"/>
      <w:i/>
      <w:sz w:val="24"/>
      <w:szCs w:val="24"/>
      <w:vertAlign w:val="superscript"/>
    </w:rPr>
  </w:style>
  <w:style w:type="paragraph" w:styleId="TOCHeading">
    <w:name w:val="TOC Heading"/>
    <w:basedOn w:val="Heading1"/>
    <w:next w:val="BodyText"/>
    <w:uiPriority w:val="39"/>
    <w:unhideWhenUsed/>
    <w:qFormat/>
    <w:rsid w:val="00116847"/>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DecValTok">
    <w:name w:val="DecValTok"/>
    <w:basedOn w:val="VerbatimChar"/>
    <w:rsid w:val="00116847"/>
    <w:rPr>
      <w:rFonts w:ascii="Consolas" w:hAnsi="Consolas"/>
      <w:color w:val="40A070"/>
      <w:sz w:val="22"/>
    </w:rPr>
  </w:style>
  <w:style w:type="character" w:customStyle="1" w:styleId="BaseNTok">
    <w:name w:val="BaseNTok"/>
    <w:basedOn w:val="VerbatimChar"/>
    <w:rsid w:val="00116847"/>
    <w:rPr>
      <w:rFonts w:ascii="Consolas" w:hAnsi="Consolas"/>
      <w:color w:val="40A070"/>
      <w:sz w:val="22"/>
    </w:rPr>
  </w:style>
  <w:style w:type="character" w:customStyle="1" w:styleId="FloatTok">
    <w:name w:val="FloatTok"/>
    <w:basedOn w:val="VerbatimChar"/>
    <w:rsid w:val="00116847"/>
    <w:rPr>
      <w:rFonts w:ascii="Consolas" w:hAnsi="Consolas"/>
      <w:color w:val="40A070"/>
      <w:sz w:val="22"/>
    </w:rPr>
  </w:style>
  <w:style w:type="character" w:customStyle="1" w:styleId="ConstantTok">
    <w:name w:val="ConstantTok"/>
    <w:basedOn w:val="VerbatimChar"/>
    <w:rsid w:val="00116847"/>
    <w:rPr>
      <w:rFonts w:ascii="Consolas" w:hAnsi="Consolas"/>
      <w:color w:val="880000"/>
      <w:sz w:val="22"/>
    </w:rPr>
  </w:style>
  <w:style w:type="character" w:customStyle="1" w:styleId="CharTok">
    <w:name w:val="CharTok"/>
    <w:basedOn w:val="VerbatimChar"/>
    <w:rsid w:val="00116847"/>
    <w:rPr>
      <w:rFonts w:ascii="Consolas" w:hAnsi="Consolas"/>
      <w:color w:val="4070A0"/>
      <w:sz w:val="22"/>
    </w:rPr>
  </w:style>
  <w:style w:type="character" w:customStyle="1" w:styleId="SpecialCharTok">
    <w:name w:val="SpecialCharTok"/>
    <w:basedOn w:val="VerbatimChar"/>
    <w:rsid w:val="00116847"/>
    <w:rPr>
      <w:rFonts w:ascii="Consolas" w:hAnsi="Consolas"/>
      <w:color w:val="4070A0"/>
      <w:sz w:val="22"/>
    </w:rPr>
  </w:style>
  <w:style w:type="character" w:customStyle="1" w:styleId="VerbatimStringTok">
    <w:name w:val="VerbatimStringTok"/>
    <w:basedOn w:val="VerbatimChar"/>
    <w:rsid w:val="00116847"/>
    <w:rPr>
      <w:rFonts w:ascii="Consolas" w:hAnsi="Consolas"/>
      <w:color w:val="4070A0"/>
      <w:sz w:val="22"/>
    </w:rPr>
  </w:style>
  <w:style w:type="character" w:customStyle="1" w:styleId="SpecialStringTok">
    <w:name w:val="SpecialStringTok"/>
    <w:basedOn w:val="VerbatimChar"/>
    <w:rsid w:val="00116847"/>
    <w:rPr>
      <w:rFonts w:ascii="Consolas" w:hAnsi="Consolas"/>
      <w:color w:val="BB6688"/>
      <w:sz w:val="22"/>
    </w:rPr>
  </w:style>
  <w:style w:type="character" w:customStyle="1" w:styleId="ImportTok">
    <w:name w:val="ImportTok"/>
    <w:basedOn w:val="VerbatimChar"/>
    <w:rsid w:val="00116847"/>
    <w:rPr>
      <w:rFonts w:ascii="Consolas" w:hAnsi="Consolas"/>
      <w:sz w:val="22"/>
    </w:rPr>
  </w:style>
  <w:style w:type="character" w:customStyle="1" w:styleId="DocumentationTok">
    <w:name w:val="DocumentationTok"/>
    <w:basedOn w:val="VerbatimChar"/>
    <w:rsid w:val="00116847"/>
    <w:rPr>
      <w:rFonts w:ascii="Consolas" w:hAnsi="Consolas"/>
      <w:i/>
      <w:color w:val="BA2121"/>
      <w:sz w:val="22"/>
    </w:rPr>
  </w:style>
  <w:style w:type="character" w:customStyle="1" w:styleId="AnnotationTok">
    <w:name w:val="AnnotationTok"/>
    <w:basedOn w:val="VerbatimChar"/>
    <w:rsid w:val="00116847"/>
    <w:rPr>
      <w:rFonts w:ascii="Consolas" w:hAnsi="Consolas"/>
      <w:b/>
      <w:i/>
      <w:color w:val="60A0B0"/>
      <w:sz w:val="22"/>
    </w:rPr>
  </w:style>
  <w:style w:type="character" w:customStyle="1" w:styleId="CommentVarTok">
    <w:name w:val="CommentVarTok"/>
    <w:basedOn w:val="VerbatimChar"/>
    <w:rsid w:val="00116847"/>
    <w:rPr>
      <w:rFonts w:ascii="Consolas" w:hAnsi="Consolas"/>
      <w:b/>
      <w:i/>
      <w:color w:val="60A0B0"/>
      <w:sz w:val="22"/>
    </w:rPr>
  </w:style>
  <w:style w:type="character" w:customStyle="1" w:styleId="VariableTok">
    <w:name w:val="VariableTok"/>
    <w:basedOn w:val="VerbatimChar"/>
    <w:rsid w:val="00116847"/>
    <w:rPr>
      <w:rFonts w:ascii="Consolas" w:hAnsi="Consolas"/>
      <w:color w:val="19177C"/>
      <w:sz w:val="22"/>
    </w:rPr>
  </w:style>
  <w:style w:type="character" w:customStyle="1" w:styleId="ControlFlowTok">
    <w:name w:val="ControlFlowTok"/>
    <w:basedOn w:val="VerbatimChar"/>
    <w:rsid w:val="00116847"/>
    <w:rPr>
      <w:rFonts w:ascii="Consolas" w:hAnsi="Consolas"/>
      <w:b/>
      <w:color w:val="007020"/>
      <w:sz w:val="22"/>
    </w:rPr>
  </w:style>
  <w:style w:type="character" w:customStyle="1" w:styleId="OperatorTok">
    <w:name w:val="OperatorTok"/>
    <w:basedOn w:val="VerbatimChar"/>
    <w:rsid w:val="00116847"/>
    <w:rPr>
      <w:rFonts w:ascii="Consolas" w:hAnsi="Consolas"/>
      <w:color w:val="666666"/>
      <w:sz w:val="22"/>
    </w:rPr>
  </w:style>
  <w:style w:type="character" w:customStyle="1" w:styleId="BuiltInTok">
    <w:name w:val="BuiltInTok"/>
    <w:basedOn w:val="VerbatimChar"/>
    <w:rsid w:val="00116847"/>
    <w:rPr>
      <w:rFonts w:ascii="Consolas" w:hAnsi="Consolas"/>
      <w:sz w:val="22"/>
    </w:rPr>
  </w:style>
  <w:style w:type="character" w:customStyle="1" w:styleId="ExtensionTok">
    <w:name w:val="ExtensionTok"/>
    <w:basedOn w:val="VerbatimChar"/>
    <w:rsid w:val="00116847"/>
    <w:rPr>
      <w:rFonts w:ascii="Consolas" w:hAnsi="Consolas"/>
      <w:sz w:val="22"/>
    </w:rPr>
  </w:style>
  <w:style w:type="character" w:customStyle="1" w:styleId="PreprocessorTok">
    <w:name w:val="PreprocessorTok"/>
    <w:basedOn w:val="VerbatimChar"/>
    <w:rsid w:val="00116847"/>
    <w:rPr>
      <w:rFonts w:ascii="Consolas" w:hAnsi="Consolas"/>
      <w:color w:val="BC7A00"/>
      <w:sz w:val="22"/>
    </w:rPr>
  </w:style>
  <w:style w:type="character" w:customStyle="1" w:styleId="AttributeTok">
    <w:name w:val="AttributeTok"/>
    <w:basedOn w:val="VerbatimChar"/>
    <w:rsid w:val="00116847"/>
    <w:rPr>
      <w:rFonts w:ascii="Consolas" w:hAnsi="Consolas"/>
      <w:color w:val="7D9029"/>
      <w:sz w:val="22"/>
    </w:rPr>
  </w:style>
  <w:style w:type="character" w:customStyle="1" w:styleId="RegionMarkerTok">
    <w:name w:val="RegionMarkerTok"/>
    <w:basedOn w:val="VerbatimChar"/>
    <w:rsid w:val="00116847"/>
    <w:rPr>
      <w:rFonts w:ascii="Consolas" w:hAnsi="Consolas"/>
      <w:sz w:val="22"/>
    </w:rPr>
  </w:style>
  <w:style w:type="character" w:customStyle="1" w:styleId="InformationTok">
    <w:name w:val="InformationTok"/>
    <w:basedOn w:val="VerbatimChar"/>
    <w:rsid w:val="00116847"/>
    <w:rPr>
      <w:rFonts w:ascii="Consolas" w:hAnsi="Consolas"/>
      <w:b/>
      <w:i/>
      <w:color w:val="60A0B0"/>
      <w:sz w:val="22"/>
    </w:rPr>
  </w:style>
  <w:style w:type="character" w:customStyle="1" w:styleId="WarningTok">
    <w:name w:val="WarningTok"/>
    <w:basedOn w:val="VerbatimChar"/>
    <w:rsid w:val="00116847"/>
    <w:rPr>
      <w:rFonts w:ascii="Consolas" w:hAnsi="Consolas"/>
      <w:b/>
      <w:i/>
      <w:color w:val="60A0B0"/>
      <w:sz w:val="22"/>
    </w:rPr>
  </w:style>
  <w:style w:type="character" w:customStyle="1" w:styleId="AlertTok">
    <w:name w:val="AlertTok"/>
    <w:basedOn w:val="VerbatimChar"/>
    <w:rsid w:val="00116847"/>
    <w:rPr>
      <w:rFonts w:ascii="Consolas" w:hAnsi="Consolas"/>
      <w:b/>
      <w:color w:val="FF0000"/>
      <w:sz w:val="22"/>
    </w:rPr>
  </w:style>
  <w:style w:type="character" w:customStyle="1" w:styleId="ErrorTok">
    <w:name w:val="ErrorTok"/>
    <w:basedOn w:val="VerbatimChar"/>
    <w:rsid w:val="00116847"/>
    <w:rPr>
      <w:rFonts w:ascii="Consolas" w:hAnsi="Consolas"/>
      <w:b/>
      <w:color w:val="FF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206">
      <w:bodyDiv w:val="1"/>
      <w:marLeft w:val="0"/>
      <w:marRight w:val="0"/>
      <w:marTop w:val="0"/>
      <w:marBottom w:val="0"/>
      <w:divBdr>
        <w:top w:val="none" w:sz="0" w:space="0" w:color="auto"/>
        <w:left w:val="none" w:sz="0" w:space="0" w:color="auto"/>
        <w:bottom w:val="none" w:sz="0" w:space="0" w:color="auto"/>
        <w:right w:val="none" w:sz="0" w:space="0" w:color="auto"/>
      </w:divBdr>
      <w:divsChild>
        <w:div w:id="1901746969">
          <w:marLeft w:val="450"/>
          <w:marRight w:val="300"/>
          <w:marTop w:val="300"/>
          <w:marBottom w:val="300"/>
          <w:divBdr>
            <w:top w:val="none" w:sz="0" w:space="0" w:color="auto"/>
            <w:left w:val="none" w:sz="0" w:space="0" w:color="auto"/>
            <w:bottom w:val="none" w:sz="0" w:space="0" w:color="auto"/>
            <w:right w:val="none" w:sz="0" w:space="0" w:color="auto"/>
          </w:divBdr>
        </w:div>
      </w:divsChild>
    </w:div>
    <w:div w:id="303046026">
      <w:bodyDiv w:val="1"/>
      <w:marLeft w:val="0"/>
      <w:marRight w:val="0"/>
      <w:marTop w:val="0"/>
      <w:marBottom w:val="0"/>
      <w:divBdr>
        <w:top w:val="none" w:sz="0" w:space="0" w:color="auto"/>
        <w:left w:val="none" w:sz="0" w:space="0" w:color="auto"/>
        <w:bottom w:val="none" w:sz="0" w:space="0" w:color="auto"/>
        <w:right w:val="none" w:sz="0" w:space="0" w:color="auto"/>
      </w:divBdr>
      <w:divsChild>
        <w:div w:id="1354723003">
          <w:marLeft w:val="450"/>
          <w:marRight w:val="300"/>
          <w:marTop w:val="300"/>
          <w:marBottom w:val="300"/>
          <w:divBdr>
            <w:top w:val="none" w:sz="0" w:space="0" w:color="auto"/>
            <w:left w:val="none" w:sz="0" w:space="0" w:color="auto"/>
            <w:bottom w:val="none" w:sz="0" w:space="0" w:color="auto"/>
            <w:right w:val="none" w:sz="0" w:space="0" w:color="auto"/>
          </w:divBdr>
        </w:div>
      </w:divsChild>
    </w:div>
    <w:div w:id="305555505">
      <w:bodyDiv w:val="1"/>
      <w:marLeft w:val="0"/>
      <w:marRight w:val="0"/>
      <w:marTop w:val="0"/>
      <w:marBottom w:val="0"/>
      <w:divBdr>
        <w:top w:val="none" w:sz="0" w:space="0" w:color="auto"/>
        <w:left w:val="none" w:sz="0" w:space="0" w:color="auto"/>
        <w:bottom w:val="none" w:sz="0" w:space="0" w:color="auto"/>
        <w:right w:val="none" w:sz="0" w:space="0" w:color="auto"/>
      </w:divBdr>
      <w:divsChild>
        <w:div w:id="5603363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3252951">
              <w:marLeft w:val="0"/>
              <w:marRight w:val="0"/>
              <w:marTop w:val="0"/>
              <w:marBottom w:val="0"/>
              <w:divBdr>
                <w:top w:val="none" w:sz="0" w:space="0" w:color="auto"/>
                <w:left w:val="none" w:sz="0" w:space="0" w:color="auto"/>
                <w:bottom w:val="none" w:sz="0" w:space="0" w:color="auto"/>
                <w:right w:val="none" w:sz="0" w:space="0" w:color="auto"/>
              </w:divBdr>
              <w:divsChild>
                <w:div w:id="6729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9137">
      <w:bodyDiv w:val="1"/>
      <w:marLeft w:val="0"/>
      <w:marRight w:val="0"/>
      <w:marTop w:val="0"/>
      <w:marBottom w:val="0"/>
      <w:divBdr>
        <w:top w:val="none" w:sz="0" w:space="0" w:color="auto"/>
        <w:left w:val="none" w:sz="0" w:space="0" w:color="auto"/>
        <w:bottom w:val="none" w:sz="0" w:space="0" w:color="auto"/>
        <w:right w:val="none" w:sz="0" w:space="0" w:color="auto"/>
      </w:divBdr>
      <w:divsChild>
        <w:div w:id="939800066">
          <w:marLeft w:val="450"/>
          <w:marRight w:val="300"/>
          <w:marTop w:val="300"/>
          <w:marBottom w:val="300"/>
          <w:divBdr>
            <w:top w:val="none" w:sz="0" w:space="0" w:color="auto"/>
            <w:left w:val="none" w:sz="0" w:space="0" w:color="auto"/>
            <w:bottom w:val="none" w:sz="0" w:space="0" w:color="auto"/>
            <w:right w:val="none" w:sz="0" w:space="0" w:color="auto"/>
          </w:divBdr>
        </w:div>
      </w:divsChild>
    </w:div>
    <w:div w:id="388765535">
      <w:bodyDiv w:val="1"/>
      <w:marLeft w:val="0"/>
      <w:marRight w:val="0"/>
      <w:marTop w:val="0"/>
      <w:marBottom w:val="0"/>
      <w:divBdr>
        <w:top w:val="none" w:sz="0" w:space="0" w:color="auto"/>
        <w:left w:val="none" w:sz="0" w:space="0" w:color="auto"/>
        <w:bottom w:val="none" w:sz="0" w:space="0" w:color="auto"/>
        <w:right w:val="none" w:sz="0" w:space="0" w:color="auto"/>
      </w:divBdr>
      <w:divsChild>
        <w:div w:id="101146077">
          <w:marLeft w:val="450"/>
          <w:marRight w:val="300"/>
          <w:marTop w:val="300"/>
          <w:marBottom w:val="300"/>
          <w:divBdr>
            <w:top w:val="none" w:sz="0" w:space="0" w:color="auto"/>
            <w:left w:val="none" w:sz="0" w:space="0" w:color="auto"/>
            <w:bottom w:val="none" w:sz="0" w:space="0" w:color="auto"/>
            <w:right w:val="none" w:sz="0" w:space="0" w:color="auto"/>
          </w:divBdr>
        </w:div>
      </w:divsChild>
    </w:div>
    <w:div w:id="625354074">
      <w:bodyDiv w:val="1"/>
      <w:marLeft w:val="0"/>
      <w:marRight w:val="0"/>
      <w:marTop w:val="0"/>
      <w:marBottom w:val="0"/>
      <w:divBdr>
        <w:top w:val="none" w:sz="0" w:space="0" w:color="auto"/>
        <w:left w:val="none" w:sz="0" w:space="0" w:color="auto"/>
        <w:bottom w:val="none" w:sz="0" w:space="0" w:color="auto"/>
        <w:right w:val="none" w:sz="0" w:space="0" w:color="auto"/>
      </w:divBdr>
    </w:div>
    <w:div w:id="678240884">
      <w:bodyDiv w:val="1"/>
      <w:marLeft w:val="0"/>
      <w:marRight w:val="0"/>
      <w:marTop w:val="0"/>
      <w:marBottom w:val="0"/>
      <w:divBdr>
        <w:top w:val="none" w:sz="0" w:space="0" w:color="auto"/>
        <w:left w:val="none" w:sz="0" w:space="0" w:color="auto"/>
        <w:bottom w:val="none" w:sz="0" w:space="0" w:color="auto"/>
        <w:right w:val="none" w:sz="0" w:space="0" w:color="auto"/>
      </w:divBdr>
      <w:divsChild>
        <w:div w:id="1085758958">
          <w:marLeft w:val="450"/>
          <w:marRight w:val="300"/>
          <w:marTop w:val="300"/>
          <w:marBottom w:val="300"/>
          <w:divBdr>
            <w:top w:val="none" w:sz="0" w:space="0" w:color="auto"/>
            <w:left w:val="none" w:sz="0" w:space="0" w:color="auto"/>
            <w:bottom w:val="none" w:sz="0" w:space="0" w:color="auto"/>
            <w:right w:val="none" w:sz="0" w:space="0" w:color="auto"/>
          </w:divBdr>
        </w:div>
      </w:divsChild>
    </w:div>
    <w:div w:id="768238052">
      <w:bodyDiv w:val="1"/>
      <w:marLeft w:val="0"/>
      <w:marRight w:val="0"/>
      <w:marTop w:val="0"/>
      <w:marBottom w:val="0"/>
      <w:divBdr>
        <w:top w:val="none" w:sz="0" w:space="0" w:color="auto"/>
        <w:left w:val="none" w:sz="0" w:space="0" w:color="auto"/>
        <w:bottom w:val="none" w:sz="0" w:space="0" w:color="auto"/>
        <w:right w:val="none" w:sz="0" w:space="0" w:color="auto"/>
      </w:divBdr>
      <w:divsChild>
        <w:div w:id="1998028743">
          <w:marLeft w:val="450"/>
          <w:marRight w:val="300"/>
          <w:marTop w:val="300"/>
          <w:marBottom w:val="300"/>
          <w:divBdr>
            <w:top w:val="none" w:sz="0" w:space="0" w:color="auto"/>
            <w:left w:val="none" w:sz="0" w:space="0" w:color="auto"/>
            <w:bottom w:val="none" w:sz="0" w:space="0" w:color="auto"/>
            <w:right w:val="none" w:sz="0" w:space="0" w:color="auto"/>
          </w:divBdr>
        </w:div>
      </w:divsChild>
    </w:div>
    <w:div w:id="1165508595">
      <w:bodyDiv w:val="1"/>
      <w:marLeft w:val="0"/>
      <w:marRight w:val="0"/>
      <w:marTop w:val="0"/>
      <w:marBottom w:val="0"/>
      <w:divBdr>
        <w:top w:val="none" w:sz="0" w:space="0" w:color="auto"/>
        <w:left w:val="none" w:sz="0" w:space="0" w:color="auto"/>
        <w:bottom w:val="none" w:sz="0" w:space="0" w:color="auto"/>
        <w:right w:val="none" w:sz="0" w:space="0" w:color="auto"/>
      </w:divBdr>
      <w:divsChild>
        <w:div w:id="1017268648">
          <w:marLeft w:val="450"/>
          <w:marRight w:val="300"/>
          <w:marTop w:val="300"/>
          <w:marBottom w:val="300"/>
          <w:divBdr>
            <w:top w:val="none" w:sz="0" w:space="0" w:color="auto"/>
            <w:left w:val="none" w:sz="0" w:space="0" w:color="auto"/>
            <w:bottom w:val="none" w:sz="0" w:space="0" w:color="auto"/>
            <w:right w:val="none" w:sz="0" w:space="0" w:color="auto"/>
          </w:divBdr>
        </w:div>
      </w:divsChild>
    </w:div>
    <w:div w:id="1175808418">
      <w:bodyDiv w:val="1"/>
      <w:marLeft w:val="0"/>
      <w:marRight w:val="0"/>
      <w:marTop w:val="0"/>
      <w:marBottom w:val="0"/>
      <w:divBdr>
        <w:top w:val="none" w:sz="0" w:space="0" w:color="auto"/>
        <w:left w:val="none" w:sz="0" w:space="0" w:color="auto"/>
        <w:bottom w:val="none" w:sz="0" w:space="0" w:color="auto"/>
        <w:right w:val="none" w:sz="0" w:space="0" w:color="auto"/>
      </w:divBdr>
    </w:div>
    <w:div w:id="1751196199">
      <w:bodyDiv w:val="1"/>
      <w:marLeft w:val="0"/>
      <w:marRight w:val="0"/>
      <w:marTop w:val="0"/>
      <w:marBottom w:val="0"/>
      <w:divBdr>
        <w:top w:val="none" w:sz="0" w:space="0" w:color="auto"/>
        <w:left w:val="none" w:sz="0" w:space="0" w:color="auto"/>
        <w:bottom w:val="none" w:sz="0" w:space="0" w:color="auto"/>
        <w:right w:val="none" w:sz="0" w:space="0" w:color="auto"/>
      </w:divBdr>
    </w:div>
    <w:div w:id="1826507847">
      <w:bodyDiv w:val="1"/>
      <w:marLeft w:val="0"/>
      <w:marRight w:val="0"/>
      <w:marTop w:val="0"/>
      <w:marBottom w:val="0"/>
      <w:divBdr>
        <w:top w:val="none" w:sz="0" w:space="0" w:color="auto"/>
        <w:left w:val="none" w:sz="0" w:space="0" w:color="auto"/>
        <w:bottom w:val="none" w:sz="0" w:space="0" w:color="auto"/>
        <w:right w:val="none" w:sz="0" w:space="0" w:color="auto"/>
      </w:divBdr>
      <w:divsChild>
        <w:div w:id="604658026">
          <w:marLeft w:val="450"/>
          <w:marRight w:val="300"/>
          <w:marTop w:val="300"/>
          <w:marBottom w:val="300"/>
          <w:divBdr>
            <w:top w:val="none" w:sz="0" w:space="0" w:color="auto"/>
            <w:left w:val="none" w:sz="0" w:space="0" w:color="auto"/>
            <w:bottom w:val="none" w:sz="0" w:space="0" w:color="auto"/>
            <w:right w:val="none" w:sz="0" w:space="0" w:color="auto"/>
          </w:divBdr>
        </w:div>
      </w:divsChild>
    </w:div>
    <w:div w:id="191477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learn-blazor.com/architecture/interop/"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appcypher/awesome-wasm-lang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developer.mozilla.org/en-US/docs/WebAssembly" TargetMode="External"/><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github.com/rickstrahl/Blazor_Playground" TargetMode="Externa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2009-11-03T21:52:00Z</outs:dateTime>
      <outs:isPinned>true</outs:isPinned>
    </outs:relatedDate>
    <outs:relatedDate>
      <outs:type>2</outs:type>
      <outs:displayName>Created</outs:displayName>
      <outs:dateTime>2009-11-03T21:44:00Z</outs:dateTime>
      <outs:isPinned>true</outs:isPinned>
    </outs:relatedDate>
    <outs:relatedDate>
      <outs:type>4</outs:type>
      <outs:displayName>Last Printed</outs:displayName>
      <outs:dateTime>2001-10-18T16:04:00Z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Markus Egger</outs:displayName>
          <outs:accountName/>
        </outs:relatedPerson>
      </outs:people>
      <outs:source>0</outs:source>
      <outs:isPinned>true</outs:isPinned>
    </outs:relatedPeopleItem>
    <outs:relatedPeopleItem>
      <outs:category>Last modified by</outs:category>
      <outs:people>
        <outs:relatedPerson>
          <outs:displayName>Markus Egger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789D4-6EB5-40F4-997F-693E97D21E15}">
  <ds:schemaRefs>
    <ds:schemaRef ds:uri="http://schemas.microsoft.com/office/2009/outspace/metadata"/>
  </ds:schemaRefs>
</ds:datastoreItem>
</file>

<file path=customXml/itemProps2.xml><?xml version="1.0" encoding="utf-8"?>
<ds:datastoreItem xmlns:ds="http://schemas.openxmlformats.org/officeDocument/2006/customXml" ds:itemID="{7E42659F-8241-44A6-BF7C-9E4085F96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485</TotalTime>
  <Pages>30</Pages>
  <Words>8878</Words>
  <Characters>50606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Markding down the Web with ASP.NET Core and Markdown</vt:lpstr>
    </vt:vector>
  </TitlesOfParts>
  <Company>CoDe Magazine</Company>
  <LinksUpToDate>false</LinksUpToDate>
  <CharactersWithSpaces>59366</CharactersWithSpaces>
  <SharedDoc>false</SharedDoc>
  <HyperlinkBase>www.code-magazine.com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Markding down the Web with ASP.NET Core and Markdown</dc:title>
  <dc:subject/>
  <dc:creator>Rick Strahl</dc:creator>
  <cp:keywords>.NET Core, ASP.NET Core</cp:keywords>
  <dc:description/>
  <cp:lastModifiedBy>Rick Strahl</cp:lastModifiedBy>
  <cp:revision>22</cp:revision>
  <cp:lastPrinted>2001-10-18T18:04:00Z</cp:lastPrinted>
  <dcterms:created xsi:type="dcterms:W3CDTF">2018-07-29T21:17:00Z</dcterms:created>
  <dcterms:modified xsi:type="dcterms:W3CDTF">2018-07-30T05:22:00Z</dcterms:modified>
</cp:coreProperties>
</file>